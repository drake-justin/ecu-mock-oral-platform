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42EA552E" w:rsidR="00F83E03" w:rsidRDefault="000932F2" w:rsidP="005E2434">
      <w:pPr>
        <w:pStyle w:val="NormalWeb"/>
        <w:spacing w:after="0"/>
        <w:ind w:right="256"/>
        <w:rPr>
          <w:rFonts w:ascii="Aptos" w:hAnsi="Aptos" w:cstheme="minorHAnsi"/>
          <w:b/>
          <w:bCs/>
          <w:color w:val="000000"/>
          <w:sz w:val="22"/>
          <w:szCs w:val="22"/>
        </w:rPr>
      </w:pPr>
      <w:bookmarkStart w:id="0" w:name="_Hlk166506569"/>
      <w:r w:rsidRPr="000932F2">
        <w:rPr>
          <w:rFonts w:ascii="Aptos" w:hAnsi="Aptos" w:cstheme="minorHAnsi"/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3ECE22" wp14:editId="10558EC2">
                <wp:simplePos x="0" y="0"/>
                <wp:positionH relativeFrom="column">
                  <wp:posOffset>6985</wp:posOffset>
                </wp:positionH>
                <wp:positionV relativeFrom="paragraph">
                  <wp:posOffset>274320</wp:posOffset>
                </wp:positionV>
                <wp:extent cx="5713095" cy="99060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309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09C10" w14:textId="7E93BD29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70 year-old male was found to have</w:t>
                            </w:r>
                            <w:ins w:id="1" w:author="Vohra, Nasreen A" w:date="2024-05-13T09:06:00Z">
                              <w:r w:rsidR="00F40B0D">
                                <w:rPr>
                                  <w:rFonts w:ascii="Aptos" w:eastAsia="Calibri" w:hAnsi="Aptos" w:cs="Calibri"/>
                                  <w:b/>
                                  <w:bCs/>
                                  <w:color w:val="000000"/>
                                </w:rPr>
                                <w:t xml:space="preserve"> a</w:t>
                              </w:r>
                            </w:ins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biopsy proven descending colon adenocarcinoma while undergoing work-up for anemia. Staging work-up included CT CAP with IV and PO contrast </w:t>
                            </w:r>
                            <w:ins w:id="2" w:author="Vohra, Nasreen A" w:date="2024-05-13T09:06:00Z">
                              <w:r w:rsidR="00F40B0D">
                                <w:rPr>
                                  <w:rFonts w:ascii="Aptos" w:eastAsia="Calibri" w:hAnsi="Aptos" w:cs="Calibri"/>
                                  <w:b/>
                                  <w:bCs/>
                                  <w:color w:val="000000"/>
                                </w:rPr>
                                <w:t xml:space="preserve">which </w:t>
                              </w:r>
                            </w:ins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demonstrated a single 4cm mass in the left lobe of the liver, no other distant metastatic disease identified, CEA elevated at 200.</w:t>
                            </w:r>
                          </w:p>
                          <w:p w14:paraId="7CCCEC69" w14:textId="31AFCDC0" w:rsidR="000932F2" w:rsidRDefault="000932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3ECE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5pt;margin-top:21.6pt;width:449.85pt;height:7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">
                <v:textbox>
                  <w:txbxContent>
                    <w:p w14:paraId="15E09C10" w14:textId="7E93BD29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70 year-old male was found to have</w:t>
                      </w:r>
                      <w:ins w:id="3" w:author="Vohra, Nasreen A" w:date="2024-05-13T09:06:00Z">
                        <w:r w:rsidR="00F40B0D">
                          <w:rPr>
                            <w:rFonts w:ascii="Aptos" w:eastAsia="Calibri" w:hAnsi="Aptos" w:cs="Calibri"/>
                            <w:b/>
                            <w:bCs/>
                            <w:color w:val="000000"/>
                          </w:rPr>
                          <w:t xml:space="preserve"> a</w:t>
                        </w:r>
                      </w:ins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biopsy proven descending colon adenocarcinoma while undergoing work-up for anemia. Staging work-up included CT CAP with IV and PO contrast </w:t>
                      </w:r>
                      <w:ins w:id="4" w:author="Vohra, Nasreen A" w:date="2024-05-13T09:06:00Z">
                        <w:r w:rsidR="00F40B0D">
                          <w:rPr>
                            <w:rFonts w:ascii="Aptos" w:eastAsia="Calibri" w:hAnsi="Aptos" w:cs="Calibri"/>
                            <w:b/>
                            <w:bCs/>
                            <w:color w:val="000000"/>
                          </w:rPr>
                          <w:t xml:space="preserve">which </w:t>
                        </w:r>
                      </w:ins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demonstrated a single 4cm mass in the left lobe of the liver, no other distant metastatic disease identified, CEA elevated at 200.</w:t>
                      </w:r>
                    </w:p>
                    <w:p w14:paraId="7CCCEC69" w14:textId="31AFCDC0" w:rsidR="000932F2" w:rsidRDefault="000932F2"/>
                  </w:txbxContent>
                </v:textbox>
                <w10:wrap type="square"/>
              </v:shape>
            </w:pict>
          </mc:Fallback>
        </mc:AlternateContent>
      </w:r>
      <w:r w:rsidR="00F831EE" w:rsidRPr="000932F2">
        <w:rPr>
          <w:rFonts w:ascii="Aptos" w:hAnsi="Aptos" w:cstheme="minorHAnsi"/>
          <w:b/>
          <w:bCs/>
          <w:color w:val="000000"/>
          <w:sz w:val="22"/>
          <w:szCs w:val="22"/>
        </w:rPr>
        <w:t>Colon Cancer and Liver Metastasis</w:t>
      </w:r>
      <w:r w:rsidR="00764252" w:rsidRPr="000932F2">
        <w:rPr>
          <w:rFonts w:ascii="Aptos" w:hAnsi="Aptos" w:cstheme="minorHAnsi"/>
          <w:b/>
          <w:bCs/>
          <w:color w:val="000000"/>
          <w:sz w:val="22"/>
          <w:szCs w:val="22"/>
        </w:rPr>
        <w:t>.</w:t>
      </w:r>
    </w:p>
    <w:p w14:paraId="1A96761F" w14:textId="1143927C" w:rsidR="00F20BDD" w:rsidRPr="000932F2" w:rsidRDefault="00F20BDD" w:rsidP="00F20BDD">
      <w:pPr>
        <w:pStyle w:val="NormalWeb"/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 xml:space="preserve">What is your </w:t>
      </w:r>
      <w:r w:rsidR="009E1EBF" w:rsidRPr="000932F2">
        <w:rPr>
          <w:rFonts w:ascii="Aptos" w:hAnsi="Aptos" w:cstheme="minorBidi"/>
          <w:b/>
          <w:bCs/>
          <w:color w:val="000000"/>
          <w:sz w:val="22"/>
          <w:szCs w:val="22"/>
          <w:highlight w:val="yellow"/>
        </w:rPr>
        <w:t>r differential diagnosis?</w:t>
      </w:r>
    </w:p>
    <w:p w14:paraId="254CAC6A" w14:textId="409D368E" w:rsidR="00F831EE" w:rsidRPr="000932F2" w:rsidRDefault="00F831EE" w:rsidP="00AB793E">
      <w:pPr>
        <w:pStyle w:val="NormalWeb"/>
        <w:numPr>
          <w:ilvl w:val="0"/>
          <w:numId w:val="1"/>
        </w:numPr>
        <w:spacing w:after="0"/>
        <w:ind w:right="256"/>
        <w:rPr>
          <w:rFonts w:ascii="Aptos" w:hAnsi="Aptos" w:cstheme="minorBidi"/>
          <w:b/>
          <w:bCs/>
          <w:color w:val="000000"/>
          <w:sz w:val="22"/>
          <w:szCs w:val="22"/>
        </w:rPr>
      </w:pPr>
      <w:r w:rsidRPr="000932F2">
        <w:rPr>
          <w:rFonts w:ascii="Aptos" w:eastAsia="Calibri" w:hAnsi="Aptos" w:cs="Calibri"/>
          <w:color w:val="000000"/>
          <w:sz w:val="22"/>
          <w:szCs w:val="22"/>
        </w:rPr>
        <w:t>Malignant – metastatic disease</w:t>
      </w:r>
      <w:ins w:id="5" w:author="Vohra, Nasreen A" w:date="2024-05-13T09:06:00Z">
        <w:r w:rsidR="004561A9">
          <w:rPr>
            <w:rFonts w:ascii="Aptos" w:eastAsia="Calibri" w:hAnsi="Aptos" w:cs="Calibri"/>
            <w:color w:val="000000"/>
            <w:sz w:val="22"/>
            <w:szCs w:val="22"/>
          </w:rPr>
          <w:t xml:space="preserve"> (most likely)</w:t>
        </w:r>
      </w:ins>
      <w:r w:rsidRPr="000932F2">
        <w:rPr>
          <w:rFonts w:ascii="Aptos" w:eastAsia="Calibri" w:hAnsi="Aptos" w:cs="Calibri"/>
          <w:color w:val="000000"/>
          <w:sz w:val="22"/>
          <w:szCs w:val="22"/>
        </w:rPr>
        <w:t>, primary HCC, intrahepatic cholangiocarcinoma</w:t>
      </w:r>
    </w:p>
    <w:p w14:paraId="4D0C0181" w14:textId="7785E8B5" w:rsidR="00F831EE" w:rsidRPr="000932F2" w:rsidRDefault="00F831EE" w:rsidP="00AB793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Benign - cyst, hemangioma, FNH, hepatic adenoma</w:t>
      </w:r>
    </w:p>
    <w:p w14:paraId="17FF1048" w14:textId="385F2F2D" w:rsidR="00F831EE" w:rsidRPr="000932F2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What Workup would you do?</w:t>
      </w:r>
      <w:r w:rsidRPr="000932F2">
        <w:rPr>
          <w:rFonts w:ascii="Aptos" w:eastAsia="Calibri" w:hAnsi="Aptos" w:cs="Calibri"/>
          <w:b/>
          <w:color w:val="000000"/>
        </w:rPr>
      </w:r>
    </w:p>
    <w:p w14:paraId="2F204E9B" w14:textId="6A42C963" w:rsidR="00F831EE" w:rsidRPr="000932F2" w:rsidRDefault="00F831EE" w:rsidP="00F831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3" w:lineRule="auto"/>
        <w:ind w:left="120" w:right="243" w:hanging="2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color w:val="000000"/>
        </w:rPr>
        <w:t>-Hepatic MRI with IV contrast –Li kely with metastatic disease isolate to segment 3 and no additional metastatic foci, no extrahepatic disease and no portal lymphadenopathy. .</w:t>
      </w:r>
      <w:r w:rsidR="001D2670"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ins w:id="6" w:author="Vohra, Nasreen A" w:date="2024-05-13T09:07:00Z">
        <w:r w:rsidR="004561A9">
          <w:rPr>
            <w:rFonts w:ascii="Aptos" w:eastAsia="Calibri" w:hAnsi="Aptos" w:cs="Calibri"/>
            <w:b/>
            <w:bCs/>
            <w:color w:val="000000"/>
            <w:highlight w:val="lightGray"/>
          </w:rPr>
          <w:t>d</w:t>
        </w:r>
      </w:ins>
      <w:r w:rsidRPr="000932F2">
        <w:rPr>
          <w:rFonts w:ascii="Aptos" w:eastAsia="Calibri" w:hAnsi="Aptos" w:cs="Calibri"/>
          <w:b/>
          <w:bCs/>
          <w:color w:val="000000"/>
          <w:highlight w:val="lightGray"/>
        </w:rPr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7C855B3A" w14:textId="77777777" w:rsidR="000932F2" w:rsidRDefault="00F831EE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color w:val="000000"/>
        </w:rPr>
        <w:t>-</w:t>
      </w:r>
      <w:r w:rsidRPr="000932F2">
        <w:rPr>
          <w:rFonts w:ascii="Aptos" w:eastAsia="Calibri" w:hAnsi="Aptos" w:cs="Calibri"/>
          <w:color w:val="000000"/>
        </w:rPr>
        <w:t>IR guided biopsy –</w:t>
      </w:r>
      <w:r w:rsidRPr="000932F2">
        <w:rPr>
          <w:rFonts w:ascii="Aptos" w:eastAsia="Calibri" w:hAnsi="Aptos" w:cs="Calibri"/>
          <w:b/>
          <w:bCs/>
          <w:color w:val="000000"/>
          <w:highlight w:val="lightGray"/>
        </w:rPr>
        <w:t>Consistent with colon adenocarcinoma as primary (No penalty if resident skips)</w:t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4A9431C4" w14:textId="1F2228D6" w:rsidR="00F831EE" w:rsidRPr="000932F2" w:rsidRDefault="00F831EE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ind w:left="119"/>
        <w:rPr>
          <w:rFonts w:ascii="Aptos" w:eastAsia="Calibri" w:hAnsi="Aptos" w:cs="Calibri"/>
          <w:b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What </w:t>
      </w:r>
      <w:r w:rsidR="001D2670" w:rsidRPr="000932F2">
        <w:rPr>
          <w:rFonts w:ascii="Aptos" w:eastAsia="Calibri" w:hAnsi="Aptos" w:cs="Calibri"/>
          <w:b/>
          <w:color w:val="000000"/>
          <w:highlight w:val="yellow"/>
        </w:rPr>
        <w:t>is your management plan</w:t>
      </w:r>
      <w:r w:rsidRPr="000932F2">
        <w:rPr>
          <w:rFonts w:ascii="Aptos" w:eastAsia="Calibri" w:hAnsi="Aptos" w:cs="Calibri"/>
          <w:b/>
          <w:color w:val="000000"/>
          <w:highlight w:val="yellow"/>
        </w:rPr>
        <w:t>?</w:t>
      </w:r>
      <w:r w:rsidRPr="000932F2">
        <w:rPr>
          <w:rFonts w:ascii="Aptos" w:eastAsia="Calibri" w:hAnsi="Aptos" w:cs="Calibri"/>
          <w:b/>
          <w:color w:val="000000"/>
        </w:rPr>
      </w:r>
    </w:p>
    <w:p w14:paraId="024136CF" w14:textId="1AE047C4" w:rsidR="001D2670" w:rsidRPr="000932F2" w:rsidRDefault="00F831EE" w:rsidP="00AB793E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Multidisciplinary tumor board discussion</w:t>
      </w:r>
      <w:r w:rsidR="001D2670" w:rsidRPr="000932F2">
        <w:rPr>
          <w:rFonts w:ascii="Aptos" w:eastAsia="Calibri" w:hAnsi="Aptos" w:cs="Calibri"/>
          <w:color w:val="000000"/>
        </w:rPr>
        <w:t>.</w:t>
      </w:r>
    </w:p>
    <w:p w14:paraId="2AC110E9" w14:textId="79D4D9CF" w:rsidR="001D2670" w:rsidRPr="000932F2" w:rsidRDefault="001D2670" w:rsidP="00AB793E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Approaches (acceptable)</w:t>
      </w:r>
    </w:p>
    <w:p w14:paraId="16E9D3EB" w14:textId="12C96835" w:rsidR="001D2670" w:rsidRPr="000932F2" w:rsidRDefault="001D2670" w:rsidP="00AB793E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Neoadjuvant therapy FOLF </w:t>
      </w:r>
      <w:ins w:id="7" w:author="Vohra, Nasreen A" w:date="2024-05-13T09:07:00Z">
        <w:r w:rsidR="004561A9">
          <w:rPr>
            <w:rFonts w:ascii="Aptos" w:eastAsia="Calibri" w:hAnsi="Aptos" w:cs="Calibri"/>
            <w:color w:val="000000"/>
          </w:rPr>
          <w:t>O</w:t>
        </w:r>
      </w:ins>
      <w:r w:rsidRPr="000932F2">
        <w:rPr>
          <w:rFonts w:ascii="Aptos" w:eastAsia="Calibri" w:hAnsi="Aptos" w:cs="Calibri"/>
          <w:color w:val="000000"/>
        </w:rPr>
        <w:t>X</w:t>
      </w:r>
      <w:ins w:id="8" w:author="Vohra, Nasreen A" w:date="2024-05-13T09:07:00Z">
        <w:r w:rsidR="004561A9">
          <w:rPr>
            <w:rFonts w:ascii="Aptos" w:eastAsia="Calibri" w:hAnsi="Aptos" w:cs="Calibri"/>
            <w:color w:val="000000"/>
          </w:rPr>
          <w:t xml:space="preserve"> (if this approach used </w:t>
        </w:r>
        <w:r w:rsidR="001C1450">
          <w:rPr>
            <w:rFonts w:ascii="Aptos" w:eastAsia="Calibri" w:hAnsi="Aptos" w:cs="Calibri"/>
            <w:color w:val="000000"/>
          </w:rPr>
          <w:t xml:space="preserve">then </w:t>
        </w:r>
      </w:ins>
      <w:ins w:id="9" w:author="Vohra, Nasreen A" w:date="2024-05-13T09:08:00Z">
        <w:r w:rsidR="001C1450">
          <w:rPr>
            <w:rFonts w:ascii="Aptos" w:eastAsia="Calibri" w:hAnsi="Aptos" w:cs="Calibri"/>
            <w:color w:val="000000"/>
          </w:rPr>
          <w:t>surgery should be undertaken after 3-4 cycles)</w:t>
        </w:r>
      </w:ins>
      <w:r w:rsidRPr="000932F2">
        <w:rPr>
          <w:rFonts w:ascii="Aptos" w:eastAsia="Calibri" w:hAnsi="Aptos" w:cs="Calibri"/>
          <w:color w:val="000000"/>
        </w:rPr>
        <w:t xml:space="preserve"> followed by synchronous or staged colectomy and liver resection.</w:t>
      </w:r>
    </w:p>
    <w:p w14:paraId="37576A05" w14:textId="5DF8F4B7" w:rsidR="001D2670" w:rsidRPr="000932F2" w:rsidRDefault="001C1450" w:rsidP="00AB793E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ins w:id="10" w:author="Vohra, Nasreen A" w:date="2024-05-13T09:08:00Z">
        <w:r>
          <w:rPr>
            <w:rFonts w:ascii="Aptos" w:eastAsia="Calibri" w:hAnsi="Aptos" w:cs="Calibri"/>
            <w:color w:val="000000"/>
          </w:rPr>
          <w:t xml:space="preserve">Upfront </w:t>
        </w:r>
      </w:ins>
      <w:r w:rsidR="00F831EE" w:rsidRPr="000932F2">
        <w:rPr>
          <w:rFonts w:ascii="Aptos" w:eastAsia="Calibri" w:hAnsi="Aptos" w:cs="Calibri"/>
          <w:color w:val="000000"/>
        </w:rPr>
        <w:t>Synchronous or staged colectomy with liver resection</w:t>
      </w:r>
      <w:ins w:id="11" w:author="Vohra, Nasreen A" w:date="2024-05-13T09:08:00Z">
        <w:r w:rsidR="00563A43">
          <w:rPr>
            <w:rFonts w:ascii="Aptos" w:eastAsia="Calibri" w:hAnsi="Aptos" w:cs="Calibri"/>
            <w:color w:val="000000"/>
          </w:rPr>
          <w:t xml:space="preserve"> followed by chemotherapy</w:t>
        </w:r>
      </w:ins>
      <w:del w:id="12" w:author="Vohra, Nasreen A" w:date="2024-05-13T09:08:00Z">
        <w:r w:rsidR="001D2670" w:rsidRPr="000932F2" w:rsidDel="00563A43">
          <w:rPr>
            <w:rFonts w:ascii="Aptos" w:eastAsia="Calibri" w:hAnsi="Aptos" w:cs="Calibri"/>
            <w:color w:val="000000"/>
          </w:rPr>
          <w:delText>.</w:delText>
        </w:r>
      </w:del>
    </w:p>
    <w:p w14:paraId="19AE2C28" w14:textId="52B3B25D" w:rsidR="001D2670" w:rsidRPr="000932F2" w:rsidRDefault="001D2670" w:rsidP="00AB793E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Colectomy</w:t>
      </w:r>
      <w:r w:rsidR="00F831EE" w:rsidRPr="000932F2">
        <w:rPr>
          <w:rFonts w:ascii="Aptos" w:eastAsia="Calibri" w:hAnsi="Aptos" w:cs="Calibri"/>
          <w:color w:val="000000"/>
        </w:rPr>
        <w:t xml:space="preserve"> followed by chemotherapy and staged resection of metastatic disease</w:t>
      </w:r>
      <w:r w:rsidRPr="000932F2">
        <w:rPr>
          <w:rFonts w:ascii="Aptos" w:eastAsia="Calibri" w:hAnsi="Aptos" w:cs="Calibri"/>
          <w:color w:val="000000"/>
        </w:rPr>
        <w:t>.</w:t>
      </w:r>
    </w:p>
    <w:p w14:paraId="54115FFD" w14:textId="11C2C5FE" w:rsidR="001D2670" w:rsidRPr="000932F2" w:rsidRDefault="001D2670" w:rsidP="00AB793E">
      <w:pPr>
        <w:pStyle w:val="ListParagraph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right="12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Liver resection followed by chemotherapy then colectomy.</w:t>
      </w:r>
    </w:p>
    <w:p w14:paraId="4B3597C3" w14:textId="77777777" w:rsidR="001D2670" w:rsidRPr="000932F2" w:rsidRDefault="001D2670" w:rsidP="001D267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3" w:lineRule="auto"/>
        <w:ind w:left="850" w:right="123"/>
        <w:rPr>
          <w:rFonts w:ascii="Aptos" w:eastAsia="Calibri" w:hAnsi="Aptos" w:cs="Calibri"/>
          <w:color w:val="000000"/>
        </w:rPr>
      </w:pPr>
    </w:p>
    <w:p w14:paraId="446B6FA1" w14:textId="77777777" w:rsidR="001D2670" w:rsidRPr="000932F2" w:rsidRDefault="001D2670" w:rsidP="001D26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right="678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What </w:t>
      </w:r>
      <w:r w:rsidR="00F831EE" w:rsidRPr="000932F2">
        <w:rPr>
          <w:rFonts w:ascii="Aptos" w:eastAsia="Calibri" w:hAnsi="Aptos" w:cs="Calibri"/>
          <w:b/>
          <w:bCs/>
          <w:color w:val="000000"/>
          <w:highlight w:val="yellow"/>
        </w:rPr>
        <w:t>If widely metastatic and not amenable to resection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?</w:t>
      </w:r>
    </w:p>
    <w:p w14:paraId="4D504C8F" w14:textId="24736A2D" w:rsidR="000932F2" w:rsidRPr="000932F2" w:rsidRDefault="00F831EE" w:rsidP="00AB793E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6" w:right="112" w:firstLine="3"/>
        <w:rPr>
          <w:rFonts w:ascii="Aptos" w:eastAsia="Calibri" w:hAnsi="Aptos" w:cs="Calibri"/>
          <w:b/>
          <w:bCs/>
          <w:color w:val="000000"/>
        </w:rPr>
      </w:pPr>
      <w:del w:id="13" w:author="Vohra, Nasreen A" w:date="2024-05-13T09:09:00Z">
        <w:r w:rsidRPr="000932F2" w:rsidDel="00563A43">
          <w:rPr>
            <w:rFonts w:ascii="Aptos" w:eastAsia="Calibri" w:hAnsi="Aptos" w:cs="Calibri"/>
            <w:color w:val="000000"/>
          </w:rPr>
          <w:delText>palliative chemo</w:delText>
        </w:r>
      </w:del>
      <w:ins w:id="14" w:author="Vohra, Nasreen A" w:date="2024-05-13T09:09:00Z">
        <w:r w:rsidR="00563A43">
          <w:rPr>
            <w:rFonts w:ascii="Aptos" w:eastAsia="Calibri" w:hAnsi="Aptos" w:cs="Calibri"/>
            <w:color w:val="000000"/>
          </w:rPr>
          <w:t>chemotherapy with interval reevaluation</w:t>
        </w:r>
      </w:ins>
      <w:r w:rsidR="001D2670" w:rsidRPr="000932F2">
        <w:rPr>
          <w:rFonts w:ascii="Aptos" w:eastAsia="Calibri" w:hAnsi="Aptos" w:cs="Calibri"/>
          <w:color w:val="000000"/>
        </w:rPr>
        <w:t>.</w:t>
      </w:r>
    </w:p>
    <w:p w14:paraId="3C5C390C" w14:textId="77777777" w:rsidR="000932F2" w:rsidRDefault="000932F2" w:rsidP="000932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color w:val="000000"/>
        </w:rPr>
      </w:pPr>
    </w:p>
    <w:p w14:paraId="6ED4096F" w14:textId="6C6C27B7" w:rsidR="00F831EE" w:rsidRPr="000932F2" w:rsidRDefault="00F831EE" w:rsidP="000932F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479" w:line="242" w:lineRule="auto"/>
        <w:ind w:left="119" w:right="112"/>
        <w:rPr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color w:val="000000"/>
        </w:rPr>
        <w:t>Scenario :65 year old man who was diagnosed with sigmoid adenocarcinoma with small, diffuse liver metastases present on diagnosis now presents o cycle 4/12 of FOLFOX + with abdominal pain, distention nausea or vomiting. How would you proceed?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commentRangeStart w:id="15"/>
      <w:r w:rsidR="001D2670"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commentRangeEnd w:id="15"/>
      <w:r w:rsidR="00112DC0">
        <w:rPr>
          <w:rStyle w:val="CommentReference"/>
        </w:rPr>
      </w:r>
      <w:r w:rsidR="001D2670"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del w:id="16" w:author="Vohra, Nasreen A" w:date="2024-05-13T09:10:00Z">
        <w:r w:rsidRPr="000932F2" w:rsidDel="00563A43">
          <w:rPr>
            <w:rFonts w:ascii="Aptos" w:eastAsia="Calibri" w:hAnsi="Aptos" w:cs="Calibri"/>
            <w:b/>
            <w:bCs/>
            <w:color w:val="000000"/>
            <w:highlight w:val="yellow"/>
          </w:rPr>
          <w:delText>s</w:delText>
        </w:r>
      </w:del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del w:id="17" w:author="Vohra, Nasreen A" w:date="2024-05-13T09:10:00Z">
        <w:r w:rsidRPr="000932F2" w:rsidDel="00563A43">
          <w:rPr>
            <w:rFonts w:ascii="Aptos" w:eastAsia="Calibri" w:hAnsi="Aptos" w:cs="Calibri"/>
            <w:b/>
            <w:bCs/>
            <w:color w:val="000000"/>
            <w:highlight w:val="yellow"/>
          </w:rPr>
          <w:delText>n</w:delText>
        </w:r>
      </w:del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del w:id="18" w:author="Vohra, Nasreen A" w:date="2024-05-13T09:41:00Z">
        <w:r w:rsidRPr="000932F2" w:rsidDel="004F6B0B">
          <w:rPr>
            <w:rFonts w:ascii="Aptos" w:eastAsia="Calibri" w:hAnsi="Aptos" w:cs="Calibri"/>
            <w:b/>
            <w:bCs/>
            <w:color w:val="000000"/>
            <w:highlight w:val="yellow"/>
          </w:rPr>
          <w:delText xml:space="preserve"> Avastin</w:delText>
        </w:r>
      </w:del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del w:id="19" w:author="Vohra, Nasreen A" w:date="2024-05-13T09:41:00Z">
        <w:r w:rsidRPr="000932F2" w:rsidDel="004F6B0B">
          <w:rPr>
            <w:rFonts w:ascii="Aptos" w:eastAsia="Calibri" w:hAnsi="Aptos" w:cs="Calibri"/>
            <w:b/>
            <w:bCs/>
            <w:color w:val="000000"/>
            <w:highlight w:val="yellow"/>
          </w:rPr>
          <w:delText>but no</w:delText>
        </w:r>
      </w:del>
      <w:ins w:id="20" w:author="Vohra, Nasreen A" w:date="2024-05-13T09:41:00Z">
        <w:r w:rsidR="004F6B0B">
          <w:rPr>
            <w:rFonts w:ascii="Aptos" w:eastAsia="Calibri" w:hAnsi="Aptos" w:cs="Calibri"/>
            <w:b/>
            <w:bCs/>
            <w:color w:val="000000"/>
            <w:highlight w:val="yellow"/>
          </w:rPr>
          <w:t>and some</w:t>
        </w:r>
      </w:ins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 w:rsidR="001D2670" w:rsidRPr="000932F2">
        <w:rPr>
          <w:rFonts w:ascii="Aptos" w:eastAsia="Calibri" w:hAnsi="Aptos" w:cs="Calibri"/>
          <w:b/>
          <w:bCs/>
          <w:color w:val="000000"/>
        </w:rPr>
      </w:r>
    </w:p>
    <w:p w14:paraId="577ACAAE" w14:textId="156067D7" w:rsidR="00F831EE" w:rsidRPr="000932F2" w:rsidRDefault="001D2670" w:rsidP="00AB793E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CT Abdomen / Pelvis : Dilated colon with transition point at </w:t>
      </w:r>
      <w:r w:rsidR="004E1874" w:rsidRPr="000932F2">
        <w:rPr>
          <w:rFonts w:ascii="Aptos" w:eastAsia="Calibri" w:hAnsi="Aptos" w:cs="Calibri"/>
          <w:color w:val="000000"/>
        </w:rPr>
        <w:t>sigmoid colon where known tumor malignancy is. Small bowel is not significantly dilated.</w:t>
      </w:r>
    </w:p>
    <w:p w14:paraId="090EBC74" w14:textId="29BC378A" w:rsidR="004E1874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ins w:id="21" w:author="Vohra, Nasreen A" w:date="2024-05-13T09:42:00Z"/>
          <w:rFonts w:ascii="Aptos" w:eastAsia="Calibri" w:hAnsi="Aptos" w:cs="Calibri"/>
          <w:b/>
          <w:bCs/>
          <w:color w:val="000000"/>
        </w:rPr>
      </w:pP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How would you manage?</w:t>
      </w:r>
    </w:p>
    <w:p w14:paraId="257AB9A6" w14:textId="5CED9F2F" w:rsidR="0027627C" w:rsidRPr="000932F2" w:rsidRDefault="0027627C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b/>
          <w:bCs/>
          <w:color w:val="000000"/>
        </w:rPr>
      </w:pPr>
      <w:ins w:id="22" w:author="Vohra, Nasreen A" w:date="2024-05-13T09:42:00Z">
        <w:r>
          <w:rPr>
            <w:rFonts w:ascii="Aptos" w:eastAsia="Calibri" w:hAnsi="Aptos" w:cs="Calibri"/>
            <w:b/>
            <w:bCs/>
            <w:color w:val="000000"/>
          </w:rPr>
          <w:t>Hold</w:t>
        </w:r>
      </w:ins>
      <w:ins w:id="23" w:author="Vohra, Nasreen A" w:date="2024-05-13T09:45:00Z">
        <w:r w:rsidR="004417E7">
          <w:rPr>
            <w:rFonts w:ascii="Aptos" w:eastAsia="Calibri" w:hAnsi="Aptos" w:cs="Calibri"/>
            <w:b/>
            <w:bCs/>
            <w:color w:val="000000"/>
          </w:rPr>
          <w:t xml:space="preserve"> further</w:t>
        </w:r>
      </w:ins>
      <w:ins w:id="24" w:author="Vohra, Nasreen A" w:date="2024-05-13T09:42:00Z">
        <w:r>
          <w:rPr>
            <w:rFonts w:ascii="Aptos" w:eastAsia="Calibri" w:hAnsi="Aptos" w:cs="Calibri"/>
            <w:b/>
            <w:bCs/>
            <w:color w:val="000000"/>
          </w:rPr>
          <w:t xml:space="preserve"> chemo</w:t>
        </w:r>
      </w:ins>
      <w:ins w:id="25" w:author="Vohra, Nasreen A" w:date="2024-05-13T09:45:00Z">
        <w:r w:rsidR="004417E7">
          <w:rPr>
            <w:rFonts w:ascii="Aptos" w:eastAsia="Calibri" w:hAnsi="Aptos" w:cs="Calibri"/>
            <w:b/>
            <w:bCs/>
            <w:color w:val="000000"/>
          </w:rPr>
          <w:t xml:space="preserve">. Timing of intervention?  </w:t>
        </w:r>
        <w:proofErr w:type="spellStart"/>
        <w:r w:rsidR="004417E7">
          <w:rPr>
            <w:rFonts w:ascii="Aptos" w:eastAsia="Calibri" w:hAnsi="Aptos" w:cs="Calibri"/>
            <w:b/>
            <w:bCs/>
            <w:color w:val="000000"/>
          </w:rPr>
          <w:t>Ie</w:t>
        </w:r>
        <w:proofErr w:type="spellEnd"/>
        <w:r w:rsidR="004417E7">
          <w:rPr>
            <w:rFonts w:ascii="Aptos" w:eastAsia="Calibri" w:hAnsi="Aptos" w:cs="Calibri"/>
            <w:b/>
            <w:bCs/>
            <w:color w:val="000000"/>
          </w:rPr>
          <w:t xml:space="preserve"> this admission? </w:t>
        </w:r>
        <w:r w:rsidR="00824781">
          <w:rPr>
            <w:rFonts w:ascii="Aptos" w:eastAsia="Calibri" w:hAnsi="Aptos" w:cs="Calibri"/>
            <w:b/>
            <w:bCs/>
            <w:color w:val="000000"/>
          </w:rPr>
          <w:t>If yes then what would be the best time given they are actively getting chemo</w:t>
        </w:r>
      </w:ins>
    </w:p>
    <w:p w14:paraId="001D9C67" w14:textId="56A64A6A" w:rsidR="004E1874" w:rsidRPr="000932F2" w:rsidRDefault="004E1874" w:rsidP="004E187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lastRenderedPageBreak/>
        <w:t>- Endoscopic stenting</w:t>
      </w:r>
      <w:del w:id="26" w:author="Vohra, Nasreen A" w:date="2024-05-13T09:44:00Z">
        <w:r w:rsidRPr="000932F2" w:rsidDel="004417E7">
          <w:rPr>
            <w:rFonts w:ascii="Aptos" w:eastAsia="Calibri" w:hAnsi="Aptos" w:cs="Calibri"/>
            <w:color w:val="000000"/>
          </w:rPr>
          <w:delText>.</w:delText>
        </w:r>
      </w:del>
    </w:p>
    <w:p w14:paraId="1428ECAD" w14:textId="39055FC5" w:rsidR="000932F2" w:rsidRPr="000932F2" w:rsidRDefault="004E1874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3" w:lineRule="auto"/>
        <w:ind w:right="31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Diverting loop colostomy</w:t>
      </w:r>
      <w:bookmarkEnd w:id="0"/>
      <w:r w:rsidR="000932F2" w:rsidRPr="000932F2">
        <w:rPr>
          <w:rFonts w:ascii="Aptos" w:eastAsia="Calibri" w:hAnsi="Aptos" w:cs="Calibri"/>
          <w:color w:val="000000"/>
        </w:rPr>
        <w:br w:type="page"/>
      </w:r>
    </w:p>
    <w:p w14:paraId="3B562BBE" w14:textId="18D74266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theme="minorHAnsi"/>
          <w:b/>
          <w:bCs/>
          <w:color w:val="970F00"/>
        </w:rPr>
      </w:pPr>
      <w:r w:rsidRPr="000932F2">
        <w:rPr>
          <w:rFonts w:ascii="Aptos" w:hAnsi="Aptos" w:cstheme="minorHAnsi"/>
          <w:noProof/>
          <w:color w:val="000000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B5BD72" wp14:editId="3820F135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921375" cy="1813560"/>
                <wp:effectExtent l="0" t="0" r="22225" b="15240"/>
                <wp:wrapSquare wrapText="bothSides"/>
                <wp:docPr id="199643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181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EA24C2" w14:textId="1727D5A2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: A 55-year-old male presents to your office after being referred from his PCP for further valuation of an asymptomatic mass on his right inner thigh.</w:t>
                            </w:r>
                          </w:p>
                          <w:p w14:paraId="1F9103B1" w14:textId="77777777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PMH: None. Family history is noncontributory. </w:t>
                            </w:r>
                          </w:p>
                          <w:p w14:paraId="19474F48" w14:textId="2702A1B7" w:rsidR="000932F2" w:rsidRPr="000932F2" w:rsidRDefault="000932F2" w:rsidP="000932F2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PE: There is poorly defined</w:t>
                            </w:r>
                            <w:ins w:id="27" w:author="Vohra, Nasreen A" w:date="2024-05-13T09:52:00Z">
                              <w:r w:rsidR="00786B78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 posterior</w:t>
                              </w:r>
                            </w:ins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right thigh mass, approximately 8 cm in diameter</w:t>
                            </w:r>
                            <w:ins w:id="28" w:author="Vohra, Nasreen A" w:date="2024-05-13T09:49:00Z">
                              <w:r w:rsidR="00C351C1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 (specify compartment</w:t>
                              </w:r>
                              <w:r w:rsidR="00B87FFB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, </w:t>
                              </w:r>
                            </w:ins>
                            <w:proofErr w:type="spellStart"/>
                            <w:ins w:id="29" w:author="Vohra, Nasreen A" w:date="2024-05-13T09:52:00Z">
                              <w:r w:rsidR="00AA1FD9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posteriormedial</w:t>
                              </w:r>
                            </w:ins>
                            <w:proofErr w:type="spellEnd"/>
                            <w:ins w:id="30" w:author="Vohra, Nasreen A" w:date="2024-05-13T09:49:00Z">
                              <w:r w:rsidR="00B87FFB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 in this case based on picture, </w:t>
                              </w:r>
                            </w:ins>
                            <w:ins w:id="31" w:author="Vohra, Nasreen A" w:date="2024-05-13T09:52:00Z">
                              <w:r w:rsidR="00786B78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involving the hamstrings)</w:t>
                              </w:r>
                            </w:ins>
                            <w:del w:id="32" w:author="Vohra, Nasreen A" w:date="2024-05-13T09:49:00Z">
                              <w:r w:rsidRPr="000932F2" w:rsidDel="00C351C1">
                                <w:rPr>
                                  <w:rFonts w:ascii="Aptos" w:hAnsi="Aptos" w:cstheme="minorHAns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delText>.</w:delText>
                              </w:r>
                            </w:del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E329A5" w14:textId="6D880B56" w:rsidR="000932F2" w:rsidRPr="000932F2" w:rsidRDefault="000932F2" w:rsidP="000932F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>Labs: Not significant.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5BD72" id="_x0000_s1027" type="#_x0000_t202" style="position:absolute;margin-left:415.05pt;margin-top:27.9pt;width:466.25pt;height:142.8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">
                <v:textbox>
                  <w:txbxContent>
                    <w:p w14:paraId="46EA24C2" w14:textId="1727D5A2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: A 55-year-old male presents to your office after being referred from his PCP for further valuation of an asymptomatic mass on his right inner thigh.</w:t>
                      </w:r>
                    </w:p>
                    <w:p w14:paraId="1F9103B1" w14:textId="77777777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PMH: None. Family history is noncontributory. </w:t>
                      </w:r>
                    </w:p>
                    <w:p w14:paraId="19474F48" w14:textId="2702A1B7" w:rsidR="000932F2" w:rsidRPr="000932F2" w:rsidRDefault="000932F2" w:rsidP="000932F2">
                      <w:pPr>
                        <w:pStyle w:val="NormalWeb"/>
                        <w:spacing w:before="138" w:after="0"/>
                        <w:ind w:right="247"/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>PE: There is poorly defined</w:t>
                      </w:r>
                      <w:ins w:id="33" w:author="Vohra, Nasreen A" w:date="2024-05-13T09:52:00Z">
                        <w:r w:rsidR="00786B78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posterior</w:t>
                        </w:r>
                      </w:ins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right thigh mass, approximately 8 cm in diameter</w:t>
                      </w:r>
                      <w:ins w:id="34" w:author="Vohra, Nasreen A" w:date="2024-05-13T09:49:00Z">
                        <w:r w:rsidR="00C351C1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(specify compartment</w:t>
                        </w:r>
                        <w:r w:rsidR="00B87FFB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</w:ins>
                      <w:proofErr w:type="spellStart"/>
                      <w:ins w:id="35" w:author="Vohra, Nasreen A" w:date="2024-05-13T09:52:00Z">
                        <w:r w:rsidR="00AA1FD9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posteriormedial</w:t>
                        </w:r>
                      </w:ins>
                      <w:proofErr w:type="spellEnd"/>
                      <w:ins w:id="36" w:author="Vohra, Nasreen A" w:date="2024-05-13T09:49:00Z">
                        <w:r w:rsidR="00B87FFB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in this case based on picture, </w:t>
                        </w:r>
                      </w:ins>
                      <w:ins w:id="37" w:author="Vohra, Nasreen A" w:date="2024-05-13T09:52:00Z">
                        <w:r w:rsidR="00786B78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involving the hamstrings)</w:t>
                        </w:r>
                      </w:ins>
                      <w:del w:id="38" w:author="Vohra, Nasreen A" w:date="2024-05-13T09:49:00Z">
                        <w:r w:rsidRPr="000932F2" w:rsidDel="00C351C1">
                          <w:rPr>
                            <w:rFonts w:ascii="Aptos" w:hAnsi="Aptos" w:cstheme="minorHAns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delText>.</w:delText>
                        </w:r>
                      </w:del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E329A5" w14:textId="6D880B56" w:rsidR="000932F2" w:rsidRPr="000932F2" w:rsidRDefault="000932F2" w:rsidP="000932F2">
                      <w:pPr>
                        <w:rPr>
                          <w:b/>
                          <w:bCs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>Labs: Not significant.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932F2">
        <w:rPr>
          <w:rFonts w:ascii="Aptos" w:eastAsia="Times New Roman" w:hAnsi="Aptos" w:cstheme="minorHAnsi"/>
          <w:b/>
          <w:bCs/>
          <w:color w:val="970F00"/>
        </w:rPr>
        <w:t>Sarcoma.</w:t>
      </w:r>
    </w:p>
    <w:p w14:paraId="3E7F94C5" w14:textId="4CDEC278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</w:r>
    </w:p>
    <w:p w14:paraId="3F7B1C36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/>
          <w:noProof/>
          <w:sz w:val="22"/>
          <w:szCs w:val="22"/>
        </w:rPr>
        <w:drawing>
          <wp:inline distT="0" distB="0" distL="0" distR="0" wp14:anchorId="5ED5745E" wp14:editId="3DDE2E4A">
            <wp:extent cx="5943600" cy="4457700"/>
            <wp:effectExtent l="0" t="0" r="0" b="0"/>
            <wp:docPr id="1" name="Picture 1" descr="Sarcoma and Melanoma Surgery UAE | Sarcoma and Melanoma Center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ma and Melanoma Surgery UAE | Sarcoma and Melanoma Center UA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76C07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Describe how you would work up and manage this mass?</w:t>
      </w:r>
    </w:p>
    <w:p w14:paraId="1958193E" w14:textId="3EE5F85B" w:rsidR="000932F2" w:rsidRPr="000932F2" w:rsidRDefault="000932F2" w:rsidP="00AB793E">
      <w:pPr>
        <w:pStyle w:val="NormalWeb"/>
        <w:numPr>
          <w:ilvl w:val="0"/>
          <w:numId w:val="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Plain radiograph of the thigh: Soft tissue mass with fat density (Need to start with plain radiograph</w:t>
      </w:r>
      <w:ins w:id="39" w:author="Vohra, Nasreen A" w:date="2024-05-13T09:46:00Z">
        <w:r w:rsidR="00EB381E">
          <w:rPr>
            <w:rFonts w:ascii="Aptos" w:hAnsi="Aptos" w:cstheme="minorHAnsi"/>
            <w:color w:val="000000"/>
            <w:sz w:val="22"/>
            <w:szCs w:val="22"/>
          </w:rPr>
          <w:t xml:space="preserve"> to r/o periosteal</w:t>
        </w:r>
      </w:ins>
      <w:ins w:id="40" w:author="Vohra, Nasreen A" w:date="2024-05-13T09:47:00Z">
        <w:r w:rsidR="00C351C1">
          <w:rPr>
            <w:rFonts w:ascii="Aptos" w:hAnsi="Aptos" w:cstheme="minorHAnsi"/>
            <w:color w:val="000000"/>
            <w:sz w:val="22"/>
            <w:szCs w:val="22"/>
          </w:rPr>
          <w:t xml:space="preserve"> or bone involvement</w:t>
        </w:r>
      </w:ins>
      <w:r w:rsidRPr="000932F2">
        <w:rPr>
          <w:rFonts w:ascii="Aptos" w:hAnsi="Aptos" w:cstheme="minorHAnsi"/>
          <w:color w:val="000000"/>
          <w:sz w:val="22"/>
          <w:szCs w:val="22"/>
        </w:rPr>
        <w:t>)</w:t>
      </w:r>
    </w:p>
    <w:p w14:paraId="63CD2B0D" w14:textId="77777777" w:rsidR="000932F2" w:rsidRPr="000932F2" w:rsidRDefault="000932F2" w:rsidP="00AB793E">
      <w:pPr>
        <w:pStyle w:val="NormalWeb"/>
        <w:numPr>
          <w:ilvl w:val="0"/>
          <w:numId w:val="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MRI of the entire muscle compartment: Soft tissue mass, with low signal intensity on T1 and high signal intensity on T2</w:t>
      </w:r>
    </w:p>
    <w:p w14:paraId="50F96F28" w14:textId="46AE1A0A" w:rsidR="000932F2" w:rsidRPr="000932F2" w:rsidRDefault="000932F2" w:rsidP="00AB793E">
      <w:pPr>
        <w:pStyle w:val="NormalWeb"/>
        <w:numPr>
          <w:ilvl w:val="0"/>
          <w:numId w:val="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 xml:space="preserve">Obtain </w:t>
      </w:r>
      <w:ins w:id="41" w:author="Vohra, Nasreen A" w:date="2024-05-13T09:48:00Z">
        <w:r w:rsidR="00C351C1">
          <w:rPr>
            <w:rFonts w:ascii="Aptos" w:hAnsi="Aptos" w:cstheme="minorHAnsi"/>
            <w:color w:val="000000"/>
            <w:sz w:val="22"/>
            <w:szCs w:val="22"/>
          </w:rPr>
          <w:t xml:space="preserve">image-guided </w:t>
        </w:r>
      </w:ins>
      <w:r w:rsidRPr="000932F2">
        <w:rPr>
          <w:rFonts w:ascii="Aptos" w:hAnsi="Aptos" w:cstheme="minorHAnsi"/>
          <w:color w:val="000000"/>
          <w:sz w:val="22"/>
          <w:szCs w:val="22"/>
        </w:rPr>
        <w:t>core needle biopsy with multiple passes of 18g needle with site incorporated into possible resection margin →</w:t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</w:rPr>
        <w:t>pathology:</w:t>
      </w:r>
      <w:del w:id="42" w:author="Vohra, Nasreen A" w:date="2024-05-13T09:55:00Z">
        <w:r w:rsidRPr="000932F2" w:rsidDel="001C44A2">
          <w:rPr>
            <w:rFonts w:ascii="Aptos" w:hAnsi="Aptos" w:cstheme="minorHAnsi"/>
            <w:b/>
            <w:bCs/>
            <w:color w:val="000000"/>
            <w:sz w:val="22"/>
            <w:szCs w:val="22"/>
          </w:rPr>
          <w:delText>rhabdomyosarcoma</w:delText>
        </w:r>
      </w:del>
      <w:ins w:id="43" w:author="Vohra, Nasreen A" w:date="2024-05-13T09:56:00Z">
        <w:r w:rsidR="005D2A57">
          <w:rPr>
            <w:rFonts w:ascii="Aptos" w:hAnsi="Aptos" w:cstheme="minorHAnsi"/>
            <w:b/>
            <w:bCs/>
            <w:color w:val="000000"/>
            <w:sz w:val="22"/>
            <w:szCs w:val="22"/>
          </w:rPr>
          <w:t>high</w:t>
        </w:r>
      </w:ins>
      <w:ins w:id="44" w:author="Vohra, Nasreen A" w:date="2024-05-13T09:55:00Z">
        <w:r w:rsidR="001C44A2">
          <w:rPr>
            <w:rFonts w:ascii="Aptos" w:hAnsi="Aptos" w:cstheme="minorHAnsi"/>
            <w:b/>
            <w:bCs/>
            <w:color w:val="000000"/>
            <w:sz w:val="22"/>
            <w:szCs w:val="22"/>
          </w:rPr>
          <w:t xml:space="preserve"> grade pleomorphic sarcoma</w:t>
        </w:r>
      </w:ins>
    </w:p>
    <w:p w14:paraId="0C2A3EC8" w14:textId="77777777" w:rsidR="000932F2" w:rsidRPr="000932F2" w:rsidRDefault="000932F2" w:rsidP="00AB793E">
      <w:pPr>
        <w:pStyle w:val="NormalWeb"/>
        <w:numPr>
          <w:ilvl w:val="0"/>
          <w:numId w:val="4"/>
        </w:numPr>
        <w:spacing w:before="138" w:after="0"/>
        <w:ind w:right="247"/>
        <w:rPr>
          <w:rFonts w:ascii="Aptos" w:hAnsi="Aptos" w:cstheme="minorHAnsi"/>
          <w:color w:val="000000"/>
          <w:sz w:val="22"/>
          <w:szCs w:val="22"/>
        </w:rPr>
      </w:pPr>
      <w:r w:rsidRPr="000932F2">
        <w:rPr>
          <w:rFonts w:ascii="Aptos" w:hAnsi="Aptos" w:cstheme="minorHAnsi"/>
          <w:color w:val="000000"/>
          <w:sz w:val="22"/>
          <w:szCs w:val="22"/>
        </w:rPr>
        <w:t>Staging workup: CT of chest</w:t>
      </w:r>
    </w:p>
    <w:p w14:paraId="4BB72BB0" w14:textId="77777777" w:rsidR="000932F2" w:rsidRPr="000932F2" w:rsidRDefault="000932F2" w:rsidP="000932F2">
      <w:pPr>
        <w:pStyle w:val="NormalWeb"/>
        <w:spacing w:before="138" w:after="0"/>
        <w:ind w:right="247"/>
        <w:rPr>
          <w:rFonts w:ascii="Aptos" w:hAnsi="Aptos" w:cstheme="minorHAnsi"/>
          <w:b/>
          <w:bCs/>
          <w:color w:val="000000"/>
          <w:sz w:val="22"/>
          <w:szCs w:val="22"/>
        </w:rPr>
      </w:pP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What if the core needle biopsy came back as non-conclusive?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 xml:space="preserve"> 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color w:val="000000"/>
          <w:sz w:val="22"/>
          <w:szCs w:val="22"/>
        </w:rPr>
        <w:t>Obtain incisional biopsy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b/>
          <w:bCs/>
          <w:color w:val="000000"/>
          <w:sz w:val="22"/>
          <w:szCs w:val="22"/>
          <w:highlight w:val="yellow"/>
        </w:rPr>
        <w:t>describe Technique.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t>-</w:t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  <w:sym w:font="Wingdings" w:char="F0E0"/>
      </w:r>
      <w:r w:rsidRPr="000932F2">
        <w:rPr>
          <w:rFonts w:ascii="Aptos" w:hAnsi="Aptos" w:cstheme="minorHAnsi"/>
          <w:color w:val="000000"/>
          <w:sz w:val="22"/>
          <w:szCs w:val="22"/>
          <w:highlight w:val="yellow"/>
        </w:rPr>
      </w:r>
      <w:r w:rsidRPr="000932F2">
        <w:rPr>
          <w:rFonts w:ascii="Aptos" w:hAnsi="Aptos" w:cstheme="minorHAnsi"/>
          <w:color w:val="000000"/>
          <w:sz w:val="22"/>
          <w:szCs w:val="22"/>
        </w:rPr>
        <w:t>Along the axis and don’t develop fascial planes.</w:t>
      </w:r>
    </w:p>
    <w:p w14:paraId="4D13DF25" w14:textId="77777777" w:rsidR="000932F2" w:rsidRDefault="000932F2" w:rsidP="000932F2">
      <w:pPr>
        <w:spacing w:after="0" w:line="240" w:lineRule="auto"/>
        <w:rPr>
          <w:ins w:id="45" w:author="Vohra, Nasreen A" w:date="2024-05-13T09:53:00Z"/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Mass is high grade, how would you approach this mass from an operative standpoint?</w:t>
      </w:r>
    </w:p>
    <w:p w14:paraId="1F014C88" w14:textId="24A30AE1" w:rsidR="00786B78" w:rsidRPr="000932F2" w:rsidRDefault="00786B78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ins w:id="46" w:author="Vohra, Nasreen A" w:date="2024-05-13T09:53:00Z">
        <w:r>
          <w:rPr>
            <w:rFonts w:ascii="Aptos" w:eastAsia="Times New Roman" w:hAnsi="Aptos" w:cstheme="minorHAnsi"/>
            <w:b/>
            <w:bCs/>
            <w:color w:val="000000"/>
            <w:highlight w:val="yellow"/>
          </w:rPr>
          <w:t>Radiate first</w:t>
        </w:r>
      </w:ins>
    </w:p>
    <w:p w14:paraId="0E6470FA" w14:textId="77777777" w:rsidR="000932F2" w:rsidRPr="000932F2" w:rsidRDefault="000932F2" w:rsidP="00AB793E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limb salvage.</w:t>
      </w:r>
    </w:p>
    <w:p w14:paraId="3E4ED4D4" w14:textId="77777777" w:rsidR="000932F2" w:rsidRPr="000932F2" w:rsidRDefault="000932F2" w:rsidP="00AB793E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Excision outside the pseudocapsule.</w:t>
      </w:r>
    </w:p>
    <w:p w14:paraId="714790B8" w14:textId="1D0876B4" w:rsidR="000932F2" w:rsidRDefault="000932F2" w:rsidP="00AB793E">
      <w:pPr>
        <w:pStyle w:val="ListParagraph"/>
        <w:numPr>
          <w:ilvl w:val="0"/>
          <w:numId w:val="5"/>
        </w:numPr>
        <w:spacing w:after="0" w:line="240" w:lineRule="auto"/>
        <w:rPr>
          <w:ins w:id="47" w:author="Akram, Warqaa" w:date="2024-05-13T15:42:00Z" w16du:dateUtc="2024-05-13T19:42:00Z"/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Radical resection</w:t>
      </w:r>
      <w:del w:id="48" w:author="Vohra, Nasreen A" w:date="2024-05-13T09:54:00Z">
        <w:r w:rsidRPr="000932F2" w:rsidDel="00DC6A09">
          <w:rPr>
            <w:rFonts w:ascii="Aptos" w:eastAsia="Times New Roman" w:hAnsi="Aptos" w:cstheme="minorHAnsi"/>
            <w:color w:val="000000"/>
          </w:rPr>
          <w:delText>with neurovascular structures and vascular reconstruction if needed.</w:delText>
        </w:r>
      </w:del>
      <w:ins w:id="49" w:author="Vohra, Nasreen A" w:date="2024-05-13T09:54:00Z">
        <w:r w:rsidR="00DC6A09">
          <w:rPr>
            <w:rFonts w:ascii="Aptos" w:eastAsia="Times New Roman" w:hAnsi="Aptos" w:cstheme="minorHAnsi"/>
            <w:color w:val="000000"/>
          </w:rPr>
          <w:t>of the muscle compartment</w:t>
        </w:r>
      </w:ins>
      <w:ins w:id="50" w:author="Vohra, Nasreen A" w:date="2024-05-13T09:53:00Z">
        <w:r w:rsidR="00786B78">
          <w:rPr>
            <w:rFonts w:ascii="Aptos" w:eastAsia="Times New Roman" w:hAnsi="Aptos" w:cstheme="minorHAnsi"/>
            <w:color w:val="000000"/>
          </w:rPr>
          <w:t xml:space="preserve">  </w:t>
        </w:r>
      </w:ins>
      <w:ins w:id="51" w:author="Vohra, Nasreen A" w:date="2024-05-13T09:54:00Z">
        <w:r w:rsidR="00786B78">
          <w:rPr>
            <w:rFonts w:ascii="Aptos" w:eastAsia="Times New Roman" w:hAnsi="Aptos" w:cstheme="minorHAnsi"/>
            <w:color w:val="000000"/>
          </w:rPr>
          <w:t>Pr</w:t>
        </w:r>
        <w:r w:rsidR="00DC6A09">
          <w:rPr>
            <w:rFonts w:ascii="Aptos" w:eastAsia="Times New Roman" w:hAnsi="Aptos" w:cstheme="minorHAnsi"/>
            <w:color w:val="000000"/>
          </w:rPr>
          <w:t>e</w:t>
        </w:r>
        <w:r w:rsidR="00786B78">
          <w:rPr>
            <w:rFonts w:ascii="Aptos" w:eastAsia="Times New Roman" w:hAnsi="Aptos" w:cstheme="minorHAnsi"/>
            <w:color w:val="000000"/>
          </w:rPr>
          <w:t>serve sciatic</w:t>
        </w:r>
      </w:ins>
    </w:p>
    <w:p w14:paraId="623F9280" w14:textId="77777777" w:rsidR="00BF3D52" w:rsidRPr="000932F2" w:rsidRDefault="00BF3D52" w:rsidP="00BF3D5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  <w:pPrChange w:id="52" w:author="Akram, Warqaa" w:date="2024-05-13T15:42:00Z" w16du:dateUtc="2024-05-13T19:42:00Z">
          <w:pPr>
            <w:pStyle w:val="ListParagraph"/>
            <w:numPr>
              <w:numId w:val="5"/>
            </w:numPr>
            <w:spacing w:after="0" w:line="240" w:lineRule="auto"/>
            <w:ind w:hanging="360"/>
          </w:pPr>
        </w:pPrChange>
      </w:pPr>
    </w:p>
    <w:p w14:paraId="6187DC87" w14:textId="7DE65263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When Is amputation indicated?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  <w:t xml:space="preserve"> Inability to resect without amputation,</w:t>
      </w:r>
      <w:ins w:id="53" w:author="Vohra, Nasreen A" w:date="2024-05-13T09:54:00Z">
        <w:r w:rsidR="00786B78">
          <w:rPr>
            <w:rFonts w:ascii="Aptos" w:eastAsia="Times New Roman" w:hAnsi="Aptos" w:cstheme="minorHAnsi"/>
            <w:color w:val="000000"/>
          </w:rPr>
          <w:t xml:space="preserve"> </w:t>
        </w:r>
      </w:ins>
    </w:p>
    <w:p w14:paraId="34240049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nonfunctional limb</w:t>
      </w:r>
    </w:p>
    <w:p w14:paraId="642BB0CE" w14:textId="394705AF" w:rsidR="000932F2" w:rsidRPr="000932F2" w:rsidDel="001C44A2" w:rsidRDefault="000932F2" w:rsidP="000932F2">
      <w:pPr>
        <w:spacing w:after="0" w:line="240" w:lineRule="auto"/>
        <w:rPr>
          <w:del w:id="54" w:author="Vohra, Nasreen A" w:date="2024-05-13T09:55:00Z"/>
          <w:rFonts w:ascii="Aptos" w:eastAsia="Times New Roman" w:hAnsi="Aptos" w:cstheme="minorHAnsi"/>
          <w:color w:val="000000"/>
        </w:rPr>
      </w:pPr>
    </w:p>
    <w:p w14:paraId="7B2AC931" w14:textId="15318221" w:rsidR="000932F2" w:rsidRPr="000932F2" w:rsidDel="001C44A2" w:rsidRDefault="000932F2" w:rsidP="000932F2">
      <w:pPr>
        <w:spacing w:after="0" w:line="240" w:lineRule="auto"/>
        <w:rPr>
          <w:del w:id="55" w:author="Vohra, Nasreen A" w:date="2024-05-13T09:55:00Z"/>
          <w:rFonts w:ascii="Aptos" w:eastAsia="Times New Roman" w:hAnsi="Aptos" w:cstheme="minorHAnsi"/>
          <w:b/>
          <w:bCs/>
          <w:color w:val="000000"/>
        </w:rPr>
      </w:pPr>
      <w:del w:id="56" w:author="Vohra, Nasreen A" w:date="2024-05-13T09:55:00Z">
        <w:r w:rsidRPr="000932F2" w:rsidDel="001C44A2">
          <w:rPr>
            <w:rFonts w:ascii="Aptos" w:eastAsia="Times New Roman" w:hAnsi="Aptos" w:cstheme="minorHAnsi"/>
            <w:b/>
            <w:bCs/>
            <w:color w:val="000000"/>
            <w:highlight w:val="yellow"/>
          </w:rPr>
          <w:delText>Mass is Low grade, how would you approach this mass from an operative standpoint?</w:delText>
        </w:r>
        <w:r w:rsidRPr="000932F2" w:rsidDel="001C44A2">
          <w:rPr>
            <w:rFonts w:ascii="Aptos" w:eastAsia="Times New Roman" w:hAnsi="Aptos" w:cstheme="minorHAnsi"/>
            <w:b/>
            <w:bCs/>
            <w:color w:val="000000"/>
          </w:rPr>
          <w:delText xml:space="preserve"> </w:delText>
        </w:r>
      </w:del>
    </w:p>
    <w:p w14:paraId="33754E65" w14:textId="7AC8CADA" w:rsidR="000932F2" w:rsidRPr="000932F2" w:rsidDel="001C44A2" w:rsidRDefault="000932F2" w:rsidP="00AB793E">
      <w:pPr>
        <w:pStyle w:val="ListParagraph"/>
        <w:numPr>
          <w:ilvl w:val="0"/>
          <w:numId w:val="6"/>
        </w:numPr>
        <w:spacing w:after="0" w:line="240" w:lineRule="auto"/>
        <w:rPr>
          <w:del w:id="57" w:author="Vohra, Nasreen A" w:date="2024-05-13T09:55:00Z"/>
          <w:rFonts w:ascii="Aptos" w:eastAsia="Times New Roman" w:hAnsi="Aptos" w:cstheme="minorHAnsi"/>
          <w:color w:val="000000"/>
        </w:rPr>
      </w:pPr>
      <w:del w:id="58" w:author="Vohra, Nasreen A" w:date="2024-05-13T09:55:00Z">
        <w:r w:rsidRPr="000932F2" w:rsidDel="001C44A2">
          <w:rPr>
            <w:rFonts w:ascii="Aptos" w:eastAsia="Times New Roman" w:hAnsi="Aptos" w:cstheme="minorHAnsi"/>
            <w:color w:val="000000"/>
          </w:rPr>
          <w:delText>marginal resection without sacrifice of neurovascular structures</w:delText>
        </w:r>
      </w:del>
    </w:p>
    <w:p w14:paraId="364D3A41" w14:textId="1AD86B15" w:rsidR="000932F2" w:rsidRPr="000932F2" w:rsidDel="001C44A2" w:rsidRDefault="000932F2" w:rsidP="00AB793E">
      <w:pPr>
        <w:pStyle w:val="ListParagraph"/>
        <w:numPr>
          <w:ilvl w:val="0"/>
          <w:numId w:val="6"/>
        </w:numPr>
        <w:spacing w:after="0" w:line="240" w:lineRule="auto"/>
        <w:rPr>
          <w:del w:id="59" w:author="Vohra, Nasreen A" w:date="2024-05-13T09:55:00Z"/>
          <w:rFonts w:ascii="Aptos" w:eastAsia="Times New Roman" w:hAnsi="Aptos" w:cstheme="minorHAnsi"/>
          <w:color w:val="000000"/>
        </w:rPr>
      </w:pPr>
      <w:del w:id="60" w:author="Vohra, Nasreen A" w:date="2024-05-13T09:55:00Z">
        <w:r w:rsidRPr="000932F2" w:rsidDel="001C44A2">
          <w:rPr>
            <w:rFonts w:ascii="Aptos" w:eastAsia="Times New Roman" w:hAnsi="Aptos" w:cstheme="minorHAnsi"/>
            <w:color w:val="000000"/>
          </w:rPr>
          <w:delText xml:space="preserve"> Excision outside the pseudocapsule</w:delText>
        </w:r>
      </w:del>
    </w:p>
    <w:p w14:paraId="4BC0A6FB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8D2BD15" w14:textId="40796121" w:rsidR="000932F2" w:rsidRPr="000932F2" w:rsidDel="005D2A57" w:rsidRDefault="000932F2" w:rsidP="000932F2">
      <w:pPr>
        <w:spacing w:after="0" w:line="240" w:lineRule="auto"/>
        <w:rPr>
          <w:del w:id="61" w:author="Vohra, Nasreen A" w:date="2024-05-13T09:56:00Z"/>
          <w:rFonts w:ascii="Aptos" w:eastAsia="Times New Roman" w:hAnsi="Aptos" w:cstheme="minorHAnsi"/>
          <w:b/>
          <w:bCs/>
          <w:color w:val="000000"/>
        </w:rPr>
      </w:pPr>
      <w:del w:id="62" w:author="Vohra, Nasreen A" w:date="2024-05-13T09:56:00Z">
        <w:r w:rsidRPr="000932F2" w:rsidDel="005D2A57">
          <w:rPr>
            <w:rFonts w:ascii="Aptos" w:eastAsia="Times New Roman" w:hAnsi="Aptos" w:cstheme="minorHAnsi"/>
            <w:b/>
            <w:bCs/>
            <w:color w:val="000000"/>
            <w:highlight w:val="yellow"/>
          </w:rPr>
          <w:delText>When to give postop radiation or post-op chemo?</w:delText>
        </w:r>
      </w:del>
    </w:p>
    <w:p w14:paraId="07AC9690" w14:textId="31366D1A" w:rsidR="000932F2" w:rsidRPr="000932F2" w:rsidDel="005D2A57" w:rsidRDefault="000932F2" w:rsidP="000932F2">
      <w:pPr>
        <w:spacing w:after="0" w:line="240" w:lineRule="auto"/>
        <w:ind w:firstLine="720"/>
        <w:rPr>
          <w:del w:id="63" w:author="Vohra, Nasreen A" w:date="2024-05-13T09:56:00Z"/>
          <w:rFonts w:ascii="Aptos" w:eastAsia="Times New Roman" w:hAnsi="Aptos" w:cstheme="minorHAnsi"/>
          <w:color w:val="000000"/>
        </w:rPr>
      </w:pPr>
      <w:del w:id="64" w:author="Vohra, Nasreen A" w:date="2024-05-13T09:56:00Z">
        <w:r w:rsidRPr="000932F2" w:rsidDel="005D2A57">
          <w:rPr>
            <w:rFonts w:ascii="Aptos" w:eastAsia="Times New Roman" w:hAnsi="Aptos" w:cstheme="minorHAnsi"/>
            <w:color w:val="000000"/>
          </w:rPr>
          <w:delText>a. High-grade tumor &gt;5 cm</w:delText>
        </w:r>
      </w:del>
    </w:p>
    <w:p w14:paraId="0318D42E" w14:textId="0E29A352" w:rsidR="000932F2" w:rsidRPr="000932F2" w:rsidDel="005D2A57" w:rsidRDefault="000932F2" w:rsidP="000932F2">
      <w:pPr>
        <w:spacing w:after="0" w:line="240" w:lineRule="auto"/>
        <w:ind w:firstLine="720"/>
        <w:rPr>
          <w:del w:id="65" w:author="Vohra, Nasreen A" w:date="2024-05-13T09:56:00Z"/>
          <w:rFonts w:ascii="Aptos" w:eastAsia="Times New Roman" w:hAnsi="Aptos" w:cstheme="minorHAnsi"/>
          <w:color w:val="000000"/>
        </w:rPr>
      </w:pPr>
      <w:del w:id="66" w:author="Vohra, Nasreen A" w:date="2024-05-13T09:56:00Z">
        <w:r w:rsidRPr="000932F2" w:rsidDel="005D2A57">
          <w:rPr>
            <w:rFonts w:ascii="Aptos" w:eastAsia="Times New Roman" w:hAnsi="Aptos" w:cstheme="minorHAnsi"/>
            <w:color w:val="000000"/>
          </w:rPr>
          <w:delText>b. Stage III extremity sarcoma and pelvic/RP sarcoma.</w:delText>
        </w:r>
      </w:del>
    </w:p>
    <w:p w14:paraId="6A908F39" w14:textId="40D044FE" w:rsidR="000932F2" w:rsidDel="00BF3D52" w:rsidRDefault="000932F2" w:rsidP="000932F2">
      <w:pPr>
        <w:spacing w:after="0" w:line="240" w:lineRule="auto"/>
        <w:rPr>
          <w:ins w:id="67" w:author="Vohra, Nasreen A" w:date="2024-05-13T10:02:00Z"/>
          <w:del w:id="68" w:author="Akram, Warqaa" w:date="2024-05-13T15:42:00Z" w16du:dateUtc="2024-05-13T19:42:00Z"/>
          <w:rFonts w:ascii="Aptos" w:eastAsia="Times New Roman" w:hAnsi="Aptos" w:cstheme="minorHAnsi"/>
          <w:color w:val="000000"/>
        </w:rPr>
      </w:pPr>
    </w:p>
    <w:p w14:paraId="1D5B87E6" w14:textId="10F3889C" w:rsidR="00B84195" w:rsidDel="00BF3D52" w:rsidRDefault="00B84195" w:rsidP="000932F2">
      <w:pPr>
        <w:spacing w:after="0" w:line="240" w:lineRule="auto"/>
        <w:rPr>
          <w:ins w:id="69" w:author="Vohra, Nasreen A" w:date="2024-05-13T10:02:00Z"/>
          <w:del w:id="70" w:author="Akram, Warqaa" w:date="2024-05-13T15:42:00Z" w16du:dateUtc="2024-05-13T19:42:00Z"/>
          <w:rFonts w:ascii="Aptos" w:eastAsia="Times New Roman" w:hAnsi="Aptos" w:cstheme="minorHAnsi"/>
          <w:color w:val="000000"/>
        </w:rPr>
      </w:pPr>
    </w:p>
    <w:p w14:paraId="58EEAAF7" w14:textId="79CF0FF8" w:rsidR="00B84195" w:rsidRPr="000932F2" w:rsidDel="00BF3D52" w:rsidRDefault="00B84195" w:rsidP="000932F2">
      <w:pPr>
        <w:spacing w:after="0" w:line="240" w:lineRule="auto"/>
        <w:rPr>
          <w:del w:id="71" w:author="Akram, Warqaa" w:date="2024-05-13T15:42:00Z" w16du:dateUtc="2024-05-13T19:42:00Z"/>
          <w:rFonts w:ascii="Aptos" w:eastAsia="Times New Roman" w:hAnsi="Aptos" w:cstheme="minorHAnsi"/>
          <w:color w:val="000000"/>
        </w:rPr>
      </w:pPr>
      <w:ins w:id="72" w:author="Vohra, Nasreen A" w:date="2024-05-13T10:02:00Z">
        <w:del w:id="73" w:author="Akram, Warqaa" w:date="2024-05-13T15:42:00Z" w16du:dateUtc="2024-05-13T19:42:00Z">
          <w:r w:rsidDel="00BF3D52">
            <w:rPr>
              <w:rFonts w:ascii="Aptos" w:eastAsia="Times New Roman" w:hAnsi="Aptos" w:cstheme="minorHAnsi"/>
              <w:color w:val="000000"/>
            </w:rPr>
            <w:delText>NEED a new STEM (very dif</w:delText>
          </w:r>
        </w:del>
      </w:ins>
      <w:ins w:id="74" w:author="Vohra, Nasreen A" w:date="2024-05-13T10:03:00Z">
        <w:del w:id="75" w:author="Akram, Warqaa" w:date="2024-05-13T15:42:00Z" w16du:dateUtc="2024-05-13T19:42:00Z">
          <w:r w:rsidDel="00BF3D52">
            <w:rPr>
              <w:rFonts w:ascii="Aptos" w:eastAsia="Times New Roman" w:hAnsi="Aptos" w:cstheme="minorHAnsi"/>
              <w:color w:val="000000"/>
            </w:rPr>
            <w:delText>ferent scenario)</w:delText>
          </w:r>
        </w:del>
      </w:ins>
    </w:p>
    <w:p w14:paraId="29760DC2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30FA937C" w14:textId="1A8CCA43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Scenario : A 32-year-old man with a history of FAP presents with a 15-cm firm mass in the right axilla that restricts his range of motion. A CNB confirms a </w:t>
      </w:r>
      <w:r w:rsidRPr="000932F2">
        <w:rPr>
          <w:rFonts w:ascii="Aptos" w:eastAsia="Times New Roman" w:hAnsi="Aptos" w:cstheme="minorHAnsi"/>
          <w:b/>
          <w:bCs/>
          <w:color w:val="000000"/>
          <w:highlight w:val="yellow"/>
          <w:u w:val="single"/>
        </w:rPr>
        <w:t>desmoid tumor</w:t>
      </w:r>
      <w:ins w:id="76" w:author="Akram, Warqaa" w:date="2024-05-13T15:45:00Z" w16du:dateUtc="2024-05-13T19:45:00Z">
        <w:r w:rsidR="00BF3D52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 xml:space="preserve">, imaging doesn’t show nerve </w:t>
        </w:r>
      </w:ins>
      <w:ins w:id="77" w:author="Akram, Warqaa" w:date="2024-05-13T15:46:00Z" w16du:dateUtc="2024-05-13T19:46:00Z">
        <w:r w:rsidR="005812C1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>involvement,</w:t>
        </w:r>
      </w:ins>
      <w:ins w:id="78" w:author="Akram, Warqaa" w:date="2024-05-13T15:45:00Z" w16du:dateUtc="2024-05-13T19:45:00Z">
        <w:r w:rsidR="005812C1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 xml:space="preserve"> patient </w:t>
        </w:r>
      </w:ins>
      <w:ins w:id="79" w:author="Akram, Warqaa" w:date="2024-05-13T15:46:00Z" w16du:dateUtc="2024-05-13T19:46:00Z">
        <w:r w:rsidR="005812C1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>requests</w:t>
        </w:r>
      </w:ins>
      <w:ins w:id="80" w:author="Akram, Warqaa" w:date="2024-05-13T15:45:00Z" w16du:dateUtc="2024-05-13T19:45:00Z">
        <w:r w:rsidR="005812C1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 xml:space="preserve"> excision, how would you </w:t>
        </w:r>
      </w:ins>
      <w:ins w:id="81" w:author="Akram, Warqaa" w:date="2024-05-13T15:46:00Z" w16du:dateUtc="2024-05-13T19:46:00Z">
        <w:r w:rsidR="005812C1">
          <w:rPr>
            <w:rFonts w:ascii="Aptos" w:eastAsia="Times New Roman" w:hAnsi="Aptos" w:cstheme="minorHAnsi"/>
            <w:b/>
            <w:bCs/>
            <w:color w:val="000000"/>
            <w:highlight w:val="yellow"/>
            <w:u w:val="single"/>
          </w:rPr>
          <w:t xml:space="preserve">council them regarding risk of recurrence. </w:t>
        </w:r>
      </w:ins>
      <w:del w:id="82" w:author="Akram, Warqaa" w:date="2024-05-13T15:46:00Z" w16du:dateUtc="2024-05-13T19:46:00Z">
        <w:r w:rsidRPr="000932F2" w:rsidDel="005812C1">
          <w:rPr>
            <w:rFonts w:ascii="Aptos" w:eastAsia="Times New Roman" w:hAnsi="Aptos" w:cstheme="minorHAnsi"/>
            <w:b/>
            <w:bCs/>
            <w:color w:val="000000"/>
            <w:highlight w:val="yellow"/>
          </w:rPr>
          <w:delText>. How will you manage this patient</w:delText>
        </w:r>
      </w:del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?</w:t>
      </w:r>
    </w:p>
    <w:p w14:paraId="17F8C4E1" w14:textId="1D3C1356" w:rsidR="000932F2" w:rsidRPr="000932F2" w:rsidDel="00BF3D52" w:rsidRDefault="008C4972" w:rsidP="00BF3D52">
      <w:pPr>
        <w:spacing w:after="0" w:line="240" w:lineRule="auto"/>
        <w:rPr>
          <w:del w:id="83" w:author="Akram, Warqaa" w:date="2024-05-13T15:44:00Z" w16du:dateUtc="2024-05-13T19:44:00Z"/>
          <w:rFonts w:ascii="Aptos" w:eastAsia="Times New Roman" w:hAnsi="Aptos" w:cstheme="minorHAnsi"/>
          <w:b/>
          <w:bCs/>
          <w:color w:val="000000"/>
        </w:rPr>
        <w:pPrChange w:id="84" w:author="Akram, Warqaa" w:date="2024-05-13T15:44:00Z" w16du:dateUtc="2024-05-13T19:44:00Z">
          <w:pPr>
            <w:spacing w:after="0" w:line="240" w:lineRule="auto"/>
          </w:pPr>
        </w:pPrChange>
      </w:pPr>
      <w:ins w:id="85" w:author="Vohra, Nasreen A" w:date="2024-05-13T09:59:00Z">
        <w:r>
          <w:rPr>
            <w:rFonts w:ascii="Aptos" w:eastAsia="Times New Roman" w:hAnsi="Aptos" w:cstheme="minorHAnsi"/>
            <w:b/>
            <w:bCs/>
            <w:color w:val="000000"/>
          </w:rPr>
          <w:t xml:space="preserve"> </w:t>
        </w:r>
        <w:del w:id="86" w:author="Akram, Warqaa" w:date="2024-05-13T15:44:00Z" w16du:dateUtc="2024-05-13T19:44:00Z">
          <w:r w:rsidDel="00BF3D52">
            <w:rPr>
              <w:rFonts w:ascii="Aptos" w:eastAsia="Times New Roman" w:hAnsi="Aptos" w:cstheme="minorHAnsi"/>
              <w:b/>
              <w:bCs/>
              <w:color w:val="000000"/>
            </w:rPr>
            <w:delText>Need information on imaging? What is involved ?</w:delText>
          </w:r>
        </w:del>
      </w:ins>
    </w:p>
    <w:p w14:paraId="3DA5B47E" w14:textId="754C6E18" w:rsidR="000932F2" w:rsidRPr="000932F2" w:rsidDel="00BF3D52" w:rsidRDefault="000932F2" w:rsidP="00BF3D52">
      <w:pPr>
        <w:spacing w:after="0" w:line="240" w:lineRule="auto"/>
        <w:rPr>
          <w:del w:id="87" w:author="Akram, Warqaa" w:date="2024-05-13T15:44:00Z" w16du:dateUtc="2024-05-13T19:44:00Z"/>
          <w:rFonts w:ascii="Aptos" w:eastAsia="Times New Roman" w:hAnsi="Aptos" w:cstheme="minorHAnsi"/>
          <w:color w:val="000000"/>
        </w:rPr>
        <w:pPrChange w:id="88" w:author="Akram, Warqaa" w:date="2024-05-13T15:44:00Z" w16du:dateUtc="2024-05-13T19:44:00Z">
          <w:pPr>
            <w:pStyle w:val="ListParagraph"/>
            <w:numPr>
              <w:numId w:val="7"/>
            </w:numPr>
            <w:spacing w:after="0" w:line="240" w:lineRule="auto"/>
            <w:ind w:hanging="360"/>
          </w:pPr>
        </w:pPrChange>
      </w:pPr>
      <w:del w:id="89" w:author="Akram, Warqaa" w:date="2024-05-13T15:44:00Z" w16du:dateUtc="2024-05-13T19:44:00Z">
        <w:r w:rsidRPr="000932F2" w:rsidDel="00BF3D52">
          <w:rPr>
            <w:rFonts w:ascii="Aptos" w:eastAsia="Times New Roman" w:hAnsi="Aptos" w:cstheme="minorHAnsi"/>
            <w:color w:val="000000"/>
          </w:rPr>
          <w:delText>Workup for familial syndromes: FAP, NF1, Li-Fraumeni</w:delText>
        </w:r>
      </w:del>
      <w:ins w:id="90" w:author="Vohra, Nasreen A" w:date="2024-05-13T09:57:00Z">
        <w:del w:id="91" w:author="Akram, Warqaa" w:date="2024-05-13T15:44:00Z" w16du:dateUtc="2024-05-13T19:44:00Z">
          <w:r w:rsidR="00181397" w:rsidDel="00BF3D52">
            <w:rPr>
              <w:rFonts w:ascii="Aptos" w:eastAsia="Times New Roman" w:hAnsi="Aptos" w:cstheme="minorHAnsi"/>
              <w:color w:val="000000"/>
            </w:rPr>
            <w:delText xml:space="preserve"> – you already said they have FAP? ? assume they already had workup</w:delText>
          </w:r>
        </w:del>
      </w:ins>
    </w:p>
    <w:p w14:paraId="2A9E711E" w14:textId="77777777" w:rsidR="00BF3D52" w:rsidRDefault="000932F2" w:rsidP="00BF3D52">
      <w:pPr>
        <w:spacing w:after="0" w:line="240" w:lineRule="auto"/>
        <w:rPr>
          <w:ins w:id="92" w:author="Akram, Warqaa" w:date="2024-05-13T15:44:00Z" w16du:dateUtc="2024-05-13T19:44:00Z"/>
          <w:rFonts w:ascii="Aptos" w:eastAsia="Times New Roman" w:hAnsi="Aptos" w:cstheme="minorHAnsi"/>
          <w:color w:val="000000"/>
        </w:rPr>
      </w:pPr>
      <w:del w:id="93" w:author="Vohra, Nasreen A" w:date="2024-05-13T09:58:00Z">
        <w:r w:rsidRPr="000932F2" w:rsidDel="008376CB">
          <w:rPr>
            <w:rFonts w:ascii="Aptos" w:eastAsia="Times New Roman" w:hAnsi="Aptos" w:cstheme="minorHAnsi"/>
            <w:color w:val="000000"/>
          </w:rPr>
          <w:delText>Resection indicated in high-grade or symptomatic patients</w:delText>
        </w:r>
      </w:del>
      <w:del w:id="94" w:author="Vohra, Nasreen A" w:date="2024-05-13T09:57:00Z">
        <w:r w:rsidRPr="000932F2" w:rsidDel="00181397">
          <w:rPr>
            <w:rFonts w:ascii="Aptos" w:eastAsia="Times New Roman" w:hAnsi="Aptos" w:cstheme="minorHAnsi"/>
            <w:color w:val="000000"/>
          </w:rPr>
          <w:delText>.</w:delText>
        </w:r>
      </w:del>
      <w:ins w:id="95" w:author="Vohra, Nasreen A" w:date="2024-05-13T09:58:00Z">
        <w:del w:id="96" w:author="Akram, Warqaa" w:date="2024-05-13T15:44:00Z" w16du:dateUtc="2024-05-13T19:44:00Z">
          <w:r w:rsidR="008376CB" w:rsidDel="00BF3D52">
            <w:rPr>
              <w:rFonts w:ascii="Aptos" w:eastAsia="Times New Roman" w:hAnsi="Aptos" w:cstheme="minorHAnsi"/>
              <w:color w:val="000000"/>
            </w:rPr>
            <w:delText xml:space="preserve">?? </w:delText>
          </w:r>
        </w:del>
      </w:ins>
    </w:p>
    <w:p w14:paraId="190A2DED" w14:textId="7235483B" w:rsidR="000932F2" w:rsidRPr="000932F2" w:rsidDel="005812C1" w:rsidRDefault="008C4972" w:rsidP="00BF3D52">
      <w:pPr>
        <w:spacing w:after="0" w:line="240" w:lineRule="auto"/>
        <w:rPr>
          <w:del w:id="97" w:author="Akram, Warqaa" w:date="2024-05-13T15:46:00Z" w16du:dateUtc="2024-05-13T19:46:00Z"/>
          <w:rFonts w:ascii="Aptos" w:eastAsia="Times New Roman" w:hAnsi="Aptos" w:cstheme="minorHAnsi"/>
          <w:color w:val="000000"/>
        </w:rPr>
        <w:pPrChange w:id="98" w:author="Akram, Warqaa" w:date="2024-05-13T15:44:00Z" w16du:dateUtc="2024-05-13T19:44:00Z">
          <w:pPr>
            <w:pStyle w:val="ListParagraph"/>
            <w:numPr>
              <w:numId w:val="7"/>
            </w:numPr>
            <w:spacing w:after="0" w:line="240" w:lineRule="auto"/>
            <w:ind w:hanging="360"/>
          </w:pPr>
        </w:pPrChange>
      </w:pPr>
      <w:ins w:id="99" w:author="Vohra, Nasreen A" w:date="2024-05-13T09:59:00Z">
        <w:r>
          <w:rPr>
            <w:rFonts w:ascii="Aptos" w:eastAsia="Times New Roman" w:hAnsi="Aptos" w:cstheme="minorHAnsi"/>
            <w:color w:val="000000"/>
          </w:rPr>
          <w:t xml:space="preserve"> </w:t>
        </w:r>
        <w:del w:id="100" w:author="Akram, Warqaa" w:date="2024-05-13T15:46:00Z" w16du:dateUtc="2024-05-13T19:46:00Z">
          <w:r w:rsidDel="005812C1">
            <w:rPr>
              <w:rFonts w:ascii="Aptos" w:eastAsia="Times New Roman" w:hAnsi="Aptos" w:cstheme="minorHAnsi"/>
              <w:color w:val="000000"/>
            </w:rPr>
            <w:delText>Then its not a desmoid</w:delText>
          </w:r>
        </w:del>
      </w:ins>
    </w:p>
    <w:p w14:paraId="3690A302" w14:textId="436025BD" w:rsidR="000932F2" w:rsidRPr="000932F2" w:rsidRDefault="000932F2" w:rsidP="005812C1">
      <w:pPr>
        <w:spacing w:after="0" w:line="240" w:lineRule="auto"/>
        <w:rPr>
          <w:rFonts w:ascii="Aptos" w:eastAsia="Times New Roman" w:hAnsi="Aptos" w:cstheme="minorHAnsi"/>
          <w:color w:val="000000"/>
        </w:rPr>
        <w:pPrChange w:id="101" w:author="Akram, Warqaa" w:date="2024-05-13T15:46:00Z" w16du:dateUtc="2024-05-13T19:46:00Z">
          <w:pPr>
            <w:pStyle w:val="ListParagraph"/>
            <w:numPr>
              <w:numId w:val="7"/>
            </w:numPr>
            <w:spacing w:after="0" w:line="240" w:lineRule="auto"/>
            <w:ind w:hanging="360"/>
          </w:pPr>
        </w:pPrChange>
      </w:pPr>
      <w:del w:id="102" w:author="Akram, Warqaa" w:date="2024-05-13T15:46:00Z" w16du:dateUtc="2024-05-13T19:46:00Z">
        <w:r w:rsidRPr="000932F2" w:rsidDel="005812C1">
          <w:rPr>
            <w:rFonts w:ascii="Aptos" w:eastAsia="Times New Roman" w:hAnsi="Aptos" w:cstheme="minorHAnsi"/>
            <w:color w:val="000000"/>
          </w:rPr>
          <w:delText>Must council patient of</w:delText>
        </w:r>
      </w:del>
      <w:ins w:id="103" w:author="Akram, Warqaa" w:date="2024-05-13T15:46:00Z" w16du:dateUtc="2024-05-13T19:46:00Z">
        <w:r w:rsidR="005812C1">
          <w:rPr>
            <w:rFonts w:ascii="Aptos" w:eastAsia="Times New Roman" w:hAnsi="Aptos" w:cstheme="minorHAnsi"/>
            <w:color w:val="000000"/>
          </w:rPr>
          <w:t xml:space="preserve">- </w:t>
        </w:r>
      </w:ins>
      <w:r w:rsidRPr="000932F2">
        <w:rPr>
          <w:rFonts w:ascii="Aptos" w:eastAsia="Times New Roman" w:hAnsi="Aptos" w:cstheme="minorHAnsi"/>
          <w:color w:val="000000"/>
        </w:rPr>
        <w:t xml:space="preserve"> &gt;50% chance of recurrence even with R0 resection</w:t>
      </w:r>
    </w:p>
    <w:p w14:paraId="65CA4942" w14:textId="77777777" w:rsidR="000932F2" w:rsidRPr="000932F2" w:rsidRDefault="000932F2" w:rsidP="000932F2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1C695866" w14:textId="3FB55D0C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 xml:space="preserve">What if the mass was </w:t>
      </w:r>
      <w:del w:id="104" w:author="Akram, Warqaa" w:date="2024-05-13T15:47:00Z" w16du:dateUtc="2024-05-13T19:47:00Z">
        <w:r w:rsidRPr="000932F2" w:rsidDel="005812C1">
          <w:rPr>
            <w:rFonts w:ascii="Aptos" w:eastAsia="Times New Roman" w:hAnsi="Aptos" w:cstheme="minorHAnsi"/>
            <w:b/>
            <w:bCs/>
            <w:color w:val="000000"/>
            <w:highlight w:val="yellow"/>
          </w:rPr>
          <w:delText xml:space="preserve">low grade and </w:delText>
        </w:r>
      </w:del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asymptomatic?</w:t>
      </w:r>
      <w:r w:rsidRPr="000932F2">
        <w:rPr>
          <w:rFonts w:ascii="Aptos" w:eastAsia="Times New Roman" w:hAnsi="Aptos" w:cstheme="minorHAnsi"/>
          <w:color w:val="000000"/>
          <w:highlight w:val="yellow"/>
        </w:rPr>
        <w:t xml:space="preserve"> -</w:t>
      </w:r>
      <w:r w:rsidRPr="000932F2">
        <w:rPr>
          <w:rFonts w:ascii="Aptos" w:eastAsia="Times New Roman" w:hAnsi="Aptos" w:cstheme="minorHAnsi"/>
          <w:color w:val="000000"/>
          <w:highlight w:val="yellow"/>
        </w:rPr>
        <w:sym w:font="Wingdings" w:char="F0E0"/>
      </w:r>
      <w:r w:rsidRPr="000932F2">
        <w:rPr>
          <w:rFonts w:ascii="Aptos" w:eastAsia="Times New Roman" w:hAnsi="Aptos" w:cstheme="minorHAnsi"/>
          <w:color w:val="000000"/>
        </w:rPr>
      </w:r>
    </w:p>
    <w:p w14:paraId="1070F85B" w14:textId="77777777" w:rsidR="000932F2" w:rsidRPr="000932F2" w:rsidRDefault="000932F2" w:rsidP="00AB793E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Observe.</w:t>
      </w:r>
    </w:p>
    <w:p w14:paraId="58F4707B" w14:textId="77777777" w:rsidR="000932F2" w:rsidRPr="000932F2" w:rsidRDefault="000932F2" w:rsidP="00AB793E">
      <w:pPr>
        <w:pStyle w:val="ListParagraph"/>
        <w:numPr>
          <w:ilvl w:val="0"/>
          <w:numId w:val="8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Consider medical management with sulindac or other NSAIDs or tamoxifen.</w:t>
      </w:r>
    </w:p>
    <w:p w14:paraId="348C0C14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7BB83C98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  <w:highlight w:val="yellow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What if this was a 32-year-old female and the mass was discovered during</w:t>
      </w:r>
    </w:p>
    <w:p w14:paraId="65F9918C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pregnancy?</w:t>
      </w:r>
    </w:p>
    <w:p w14:paraId="32518B4A" w14:textId="77777777" w:rsidR="000932F2" w:rsidRPr="000932F2" w:rsidRDefault="000932F2" w:rsidP="00AB793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Post-partum give sulindac or tamoxifen or observe.</w:t>
      </w:r>
    </w:p>
    <w:p w14:paraId="7D597124" w14:textId="77777777" w:rsidR="000932F2" w:rsidRPr="000932F2" w:rsidRDefault="000932F2" w:rsidP="00AB793E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 w:cstheme="minorHAnsi"/>
          <w:color w:val="000000"/>
        </w:rPr>
      </w:pPr>
      <w:r w:rsidRPr="000932F2">
        <w:rPr>
          <w:rFonts w:ascii="Aptos" w:eastAsia="Times New Roman" w:hAnsi="Aptos" w:cstheme="minorHAnsi"/>
          <w:color w:val="000000"/>
        </w:rPr>
        <w:t>Most regress once hormonal stimulation removed.</w:t>
      </w:r>
    </w:p>
    <w:p w14:paraId="6B567B6B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6FC9B61F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b/>
          <w:bCs/>
          <w:color w:val="000000"/>
        </w:rPr>
      </w:pPr>
      <w:r w:rsidRPr="000932F2">
        <w:rPr>
          <w:rFonts w:ascii="Aptos" w:eastAsia="Times New Roman" w:hAnsi="Aptos" w:cstheme="minorHAnsi"/>
          <w:b/>
          <w:bCs/>
          <w:color w:val="000000"/>
          <w:highlight w:val="yellow"/>
        </w:rPr>
        <w:t>Scenario 3: A 62-year-old man is seeing you in your office for the first time. He previously underwent exploratory laparotomy and resection of dedifferentiated liposarcoma 3 years ago and has now developed vague symptoms, including early satiety and abdominal bloating. He was lost to follow-up after his initial surgery. What would you recommend?</w:t>
      </w:r>
    </w:p>
    <w:p w14:paraId="285CC603" w14:textId="40A528A6" w:rsidR="000932F2" w:rsidRPr="005812C1" w:rsidDel="005812C1" w:rsidRDefault="00B84195" w:rsidP="005812C1">
      <w:pPr>
        <w:pStyle w:val="ListParagraph"/>
        <w:numPr>
          <w:ilvl w:val="0"/>
          <w:numId w:val="1"/>
        </w:numPr>
        <w:spacing w:after="0" w:line="240" w:lineRule="auto"/>
        <w:rPr>
          <w:del w:id="105" w:author="Akram, Warqaa" w:date="2024-05-13T15:47:00Z" w16du:dateUtc="2024-05-13T19:47:00Z"/>
          <w:rFonts w:ascii="Aptos" w:eastAsia="Times New Roman" w:hAnsi="Aptos" w:cstheme="minorHAnsi"/>
          <w:color w:val="000000"/>
          <w:rPrChange w:id="106" w:author="Akram, Warqaa" w:date="2024-05-13T15:47:00Z" w16du:dateUtc="2024-05-13T19:47:00Z">
            <w:rPr>
              <w:del w:id="107" w:author="Akram, Warqaa" w:date="2024-05-13T15:47:00Z" w16du:dateUtc="2024-05-13T19:47:00Z"/>
              <w:rFonts w:ascii="Aptos" w:eastAsia="Times New Roman" w:hAnsi="Aptos" w:cstheme="minorHAnsi"/>
              <w:b/>
              <w:bCs/>
              <w:color w:val="000000"/>
            </w:rPr>
          </w:rPrChange>
        </w:rPr>
      </w:pPr>
      <w:ins w:id="108" w:author="Vohra, Nasreen A" w:date="2024-05-13T10:01:00Z">
        <w:r w:rsidRPr="005812C1">
          <w:rPr>
            <w:rFonts w:ascii="Aptos" w:eastAsia="Times New Roman" w:hAnsi="Aptos" w:cstheme="minorHAnsi"/>
            <w:color w:val="000000"/>
            <w:rPrChange w:id="109" w:author="Akram, Warqaa" w:date="2024-05-13T15:47:00Z" w16du:dateUtc="2024-05-13T19:47:00Z">
              <w:rPr/>
            </w:rPrChange>
          </w:rPr>
          <w:t>Suspect recurrence</w:t>
        </w:r>
      </w:ins>
    </w:p>
    <w:p w14:paraId="5D969483" w14:textId="77777777" w:rsidR="005812C1" w:rsidRPr="005812C1" w:rsidRDefault="005812C1" w:rsidP="005812C1">
      <w:pPr>
        <w:pStyle w:val="ListParagraph"/>
        <w:numPr>
          <w:ilvl w:val="0"/>
          <w:numId w:val="1"/>
        </w:numPr>
        <w:spacing w:after="0" w:line="240" w:lineRule="auto"/>
        <w:rPr>
          <w:ins w:id="110" w:author="Akram, Warqaa" w:date="2024-05-13T15:47:00Z" w16du:dateUtc="2024-05-13T19:47:00Z"/>
          <w:rFonts w:ascii="Aptos" w:eastAsia="Times New Roman" w:hAnsi="Aptos" w:cstheme="minorHAnsi"/>
          <w:color w:val="000000"/>
          <w:rPrChange w:id="111" w:author="Akram, Warqaa" w:date="2024-05-13T15:47:00Z" w16du:dateUtc="2024-05-13T19:47:00Z">
            <w:rPr>
              <w:ins w:id="112" w:author="Akram, Warqaa" w:date="2024-05-13T15:47:00Z" w16du:dateUtc="2024-05-13T19:47:00Z"/>
            </w:rPr>
          </w:rPrChange>
        </w:rPr>
        <w:pPrChange w:id="113" w:author="Akram, Warqaa" w:date="2024-05-13T15:47:00Z" w16du:dateUtc="2024-05-13T19:47:00Z">
          <w:pPr>
            <w:spacing w:after="0" w:line="240" w:lineRule="auto"/>
          </w:pPr>
        </w:pPrChange>
      </w:pPr>
    </w:p>
    <w:p w14:paraId="0A253995" w14:textId="080317B4" w:rsidR="000932F2" w:rsidRPr="005812C1" w:rsidRDefault="000932F2" w:rsidP="005812C1">
      <w:pPr>
        <w:pStyle w:val="ListParagraph"/>
        <w:numPr>
          <w:ilvl w:val="0"/>
          <w:numId w:val="1"/>
        </w:numPr>
        <w:spacing w:after="0" w:line="240" w:lineRule="auto"/>
        <w:rPr>
          <w:ins w:id="114" w:author="Vohra, Nasreen A" w:date="2024-05-13T10:01:00Z"/>
          <w:rFonts w:ascii="Aptos" w:eastAsia="Times New Roman" w:hAnsi="Aptos" w:cstheme="minorHAnsi"/>
          <w:color w:val="000000"/>
          <w:rPrChange w:id="115" w:author="Akram, Warqaa" w:date="2024-05-13T15:47:00Z" w16du:dateUtc="2024-05-13T19:47:00Z">
            <w:rPr>
              <w:ins w:id="116" w:author="Vohra, Nasreen A" w:date="2024-05-13T10:01:00Z"/>
            </w:rPr>
          </w:rPrChange>
        </w:rPr>
        <w:pPrChange w:id="117" w:author="Akram, Warqaa" w:date="2024-05-13T15:47:00Z" w16du:dateUtc="2024-05-13T19:47:00Z">
          <w:pPr>
            <w:spacing w:after="0" w:line="240" w:lineRule="auto"/>
          </w:pPr>
        </w:pPrChange>
      </w:pPr>
      <w:del w:id="118" w:author="Vohra, Nasreen A" w:date="2024-05-13T10:01:00Z">
        <w:r w:rsidRPr="005812C1" w:rsidDel="00B84195">
          <w:rPr>
            <w:rFonts w:ascii="Aptos" w:eastAsia="Times New Roman" w:hAnsi="Aptos" w:cstheme="minorHAnsi"/>
            <w:color w:val="000000"/>
            <w:rPrChange w:id="119" w:author="Akram, Warqaa" w:date="2024-05-13T15:47:00Z" w16du:dateUtc="2024-05-13T19:47:00Z">
              <w:rPr/>
            </w:rPrChange>
          </w:rPr>
          <w:delText xml:space="preserve">1. </w:delText>
        </w:r>
      </w:del>
      <w:r w:rsidRPr="005812C1">
        <w:rPr>
          <w:rFonts w:ascii="Aptos" w:eastAsia="Times New Roman" w:hAnsi="Aptos" w:cstheme="minorHAnsi"/>
          <w:color w:val="000000"/>
          <w:rPrChange w:id="120" w:author="Akram, Warqaa" w:date="2024-05-13T15:47:00Z" w16du:dateUtc="2024-05-13T19:47:00Z">
            <w:rPr/>
          </w:rPrChange>
        </w:rPr>
        <w:t>Complete imaging workup including CT Chest/Abd/Pelvis</w:t>
      </w:r>
      <w:del w:id="121" w:author="Vohra, Nasreen A" w:date="2024-05-13T10:00:00Z">
        <w:r w:rsidRPr="005812C1" w:rsidDel="00BE627F">
          <w:rPr>
            <w:rFonts w:ascii="Aptos" w:eastAsia="Times New Roman" w:hAnsi="Aptos" w:cstheme="minorHAnsi"/>
            <w:color w:val="000000"/>
            <w:rPrChange w:id="122" w:author="Akram, Warqaa" w:date="2024-05-13T15:47:00Z" w16du:dateUtc="2024-05-13T19:47:00Z">
              <w:rPr/>
            </w:rPrChange>
          </w:rPr>
          <w:delText>and MRI of the primary tumor bed</w:delText>
        </w:r>
      </w:del>
    </w:p>
    <w:p w14:paraId="15A57841" w14:textId="77777777" w:rsidR="00B84195" w:rsidRPr="00B84195" w:rsidRDefault="00B84195" w:rsidP="005812C1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  <w:rPrChange w:id="123" w:author="Vohra, Nasreen A" w:date="2024-05-13T10:01:00Z">
            <w:rPr/>
          </w:rPrChange>
        </w:rPr>
        <w:pPrChange w:id="124" w:author="Akram, Warqaa" w:date="2024-05-13T15:47:00Z" w16du:dateUtc="2024-05-13T19:47:00Z">
          <w:pPr>
            <w:spacing w:after="0" w:line="240" w:lineRule="auto"/>
          </w:pPr>
        </w:pPrChange>
      </w:pPr>
    </w:p>
    <w:p w14:paraId="047FC5F4" w14:textId="14AF5D8C" w:rsidR="005812C1" w:rsidRDefault="005812C1" w:rsidP="000932F2">
      <w:pPr>
        <w:spacing w:after="0" w:line="240" w:lineRule="auto"/>
        <w:rPr>
          <w:ins w:id="125" w:author="Akram, Warqaa" w:date="2024-05-13T15:50:00Z" w16du:dateUtc="2024-05-13T19:50:00Z"/>
          <w:rFonts w:ascii="Aptos" w:eastAsia="Times New Roman" w:hAnsi="Aptos" w:cstheme="minorHAnsi"/>
          <w:color w:val="000000"/>
        </w:rPr>
      </w:pPr>
      <w:ins w:id="126" w:author="Akram, Warqaa" w:date="2024-05-13T15:49:00Z" w16du:dateUtc="2024-05-13T19:49:00Z">
        <w:r w:rsidRPr="005812C1">
          <w:rPr>
            <w:rFonts w:ascii="Aptos" w:eastAsia="Times New Roman" w:hAnsi="Aptos" w:cstheme="minorHAnsi"/>
            <w:color w:val="000000"/>
            <w:highlight w:val="yellow"/>
            <w:rPrChange w:id="127" w:author="Akram, Warqaa" w:date="2024-05-13T15:50:00Z" w16du:dateUtc="2024-05-13T19:50:00Z">
              <w:rPr>
                <w:rFonts w:ascii="Aptos" w:eastAsia="Times New Roman" w:hAnsi="Aptos" w:cstheme="minorHAnsi"/>
                <w:color w:val="000000"/>
              </w:rPr>
            </w:rPrChange>
          </w:rPr>
          <w:t xml:space="preserve">Your work up shows recurrence </w:t>
        </w:r>
      </w:ins>
      <w:ins w:id="128" w:author="Akram, Warqaa" w:date="2024-05-13T15:50:00Z" w16du:dateUtc="2024-05-13T19:50:00Z">
        <w:r w:rsidRPr="005812C1">
          <w:rPr>
            <w:rFonts w:ascii="Aptos" w:eastAsia="Times New Roman" w:hAnsi="Aptos" w:cstheme="minorHAnsi"/>
            <w:color w:val="000000"/>
            <w:highlight w:val="yellow"/>
            <w:rPrChange w:id="129" w:author="Akram, Warqaa" w:date="2024-05-13T15:50:00Z" w16du:dateUtc="2024-05-13T19:50:00Z">
              <w:rPr>
                <w:rFonts w:ascii="Aptos" w:eastAsia="Times New Roman" w:hAnsi="Aptos" w:cstheme="minorHAnsi"/>
                <w:color w:val="000000"/>
              </w:rPr>
            </w:rPrChange>
          </w:rPr>
          <w:t xml:space="preserve">, when would recurrence be </w:t>
        </w:r>
      </w:ins>
      <w:proofErr w:type="spellStart"/>
      <w:ins w:id="130" w:author="Akram, Warqaa" w:date="2024-05-13T15:49:00Z" w16du:dateUtc="2024-05-13T19:49:00Z">
        <w:r w:rsidRPr="005812C1">
          <w:rPr>
            <w:rFonts w:ascii="Aptos" w:eastAsia="Times New Roman" w:hAnsi="Aptos" w:cstheme="minorHAnsi"/>
            <w:color w:val="000000"/>
            <w:highlight w:val="yellow"/>
            <w:rPrChange w:id="131" w:author="Akram, Warqaa" w:date="2024-05-13T15:50:00Z" w16du:dateUtc="2024-05-13T19:50:00Z">
              <w:rPr>
                <w:rFonts w:ascii="Aptos" w:eastAsia="Times New Roman" w:hAnsi="Aptos" w:cstheme="minorHAnsi"/>
                <w:color w:val="000000"/>
              </w:rPr>
            </w:rPrChange>
          </w:rPr>
          <w:t>resectable</w:t>
        </w:r>
        <w:proofErr w:type="spellEnd"/>
        <w:r>
          <w:rPr>
            <w:rFonts w:ascii="Aptos" w:eastAsia="Times New Roman" w:hAnsi="Aptos" w:cstheme="minorHAnsi"/>
            <w:color w:val="000000"/>
          </w:rPr>
          <w:t>?</w:t>
        </w:r>
      </w:ins>
    </w:p>
    <w:p w14:paraId="757ECF2A" w14:textId="77777777" w:rsidR="005812C1" w:rsidRDefault="005812C1" w:rsidP="000932F2">
      <w:pPr>
        <w:spacing w:after="0" w:line="240" w:lineRule="auto"/>
        <w:rPr>
          <w:ins w:id="132" w:author="Akram, Warqaa" w:date="2024-05-13T15:49:00Z" w16du:dateUtc="2024-05-13T19:49:00Z"/>
          <w:rFonts w:ascii="Aptos" w:eastAsia="Times New Roman" w:hAnsi="Aptos" w:cstheme="minorHAnsi"/>
          <w:color w:val="000000"/>
        </w:rPr>
      </w:pPr>
    </w:p>
    <w:p w14:paraId="511ED076" w14:textId="596BBB3C" w:rsidR="000932F2" w:rsidRPr="005812C1" w:rsidDel="005812C1" w:rsidRDefault="000932F2" w:rsidP="0054246A">
      <w:pPr>
        <w:pStyle w:val="ListParagraph"/>
        <w:numPr>
          <w:ilvl w:val="0"/>
          <w:numId w:val="1"/>
        </w:numPr>
        <w:spacing w:after="0" w:line="240" w:lineRule="auto"/>
        <w:rPr>
          <w:del w:id="133" w:author="Akram, Warqaa" w:date="2024-05-13T15:50:00Z" w16du:dateUtc="2024-05-13T19:50:00Z"/>
          <w:rFonts w:ascii="Aptos" w:eastAsia="Times New Roman" w:hAnsi="Aptos" w:cstheme="minorHAnsi"/>
          <w:color w:val="000000"/>
          <w:rPrChange w:id="134" w:author="Akram, Warqaa" w:date="2024-05-13T15:49:00Z" w16du:dateUtc="2024-05-13T19:49:00Z">
            <w:rPr>
              <w:del w:id="135" w:author="Akram, Warqaa" w:date="2024-05-13T15:50:00Z" w16du:dateUtc="2024-05-13T19:50:00Z"/>
            </w:rPr>
          </w:rPrChange>
        </w:rPr>
        <w:pPrChange w:id="136" w:author="Akram, Warqaa" w:date="2024-05-13T15:50:00Z" w16du:dateUtc="2024-05-13T19:50:00Z">
          <w:pPr>
            <w:spacing w:after="0" w:line="240" w:lineRule="auto"/>
          </w:pPr>
        </w:pPrChange>
      </w:pPr>
      <w:del w:id="137" w:author="Akram, Warqaa" w:date="2024-05-13T15:49:00Z" w16du:dateUtc="2024-05-13T19:49:00Z">
        <w:r w:rsidRPr="005812C1" w:rsidDel="005812C1">
          <w:rPr>
            <w:rFonts w:ascii="Aptos" w:eastAsia="Times New Roman" w:hAnsi="Aptos" w:cstheme="minorHAnsi"/>
            <w:color w:val="000000"/>
            <w:rPrChange w:id="138" w:author="Akram, Warqaa" w:date="2024-05-13T15:50:00Z" w16du:dateUtc="2024-05-13T19:50:00Z">
              <w:rPr/>
            </w:rPrChange>
          </w:rPr>
          <w:delText>2. If recurrence and resectable then proceed with surgery.</w:delText>
        </w:r>
      </w:del>
      <w:del w:id="139" w:author="Akram, Warqaa" w:date="2024-05-13T15:50:00Z" w16du:dateUtc="2024-05-13T19:50:00Z">
        <w:r w:rsidRPr="005812C1" w:rsidDel="005812C1">
          <w:rPr>
            <w:rFonts w:ascii="Aptos" w:eastAsia="Times New Roman" w:hAnsi="Aptos" w:cstheme="minorHAnsi"/>
            <w:color w:val="000000"/>
            <w:rPrChange w:id="140" w:author="Akram, Warqaa" w:date="2024-05-13T15:50:00Z" w16du:dateUtc="2024-05-13T19:50:00Z">
              <w:rPr/>
            </w:rPrChange>
          </w:rPr>
          <w:delText xml:space="preserve"> </w:delText>
        </w:r>
      </w:del>
      <w:r w:rsidRPr="005812C1">
        <w:rPr>
          <w:rFonts w:ascii="Aptos" w:eastAsia="Times New Roman" w:hAnsi="Aptos" w:cstheme="minorHAnsi"/>
          <w:color w:val="000000"/>
          <w:rPrChange w:id="141" w:author="Akram, Warqaa" w:date="2024-05-13T15:50:00Z" w16du:dateUtc="2024-05-13T19:50:00Z">
            <w:rPr/>
          </w:rPrChange>
        </w:rPr>
        <w:t xml:space="preserve">In general </w:t>
      </w:r>
      <w:ins w:id="142" w:author="Akram, Warqaa" w:date="2024-05-13T15:48:00Z" w16du:dateUtc="2024-05-13T19:48:00Z">
        <w:r w:rsidR="005812C1" w:rsidRPr="005812C1">
          <w:rPr>
            <w:rFonts w:ascii="Aptos" w:eastAsia="Times New Roman" w:hAnsi="Aptos" w:cstheme="minorHAnsi"/>
            <w:color w:val="000000"/>
            <w:rPrChange w:id="143" w:author="Akram, Warqaa" w:date="2024-05-13T15:50:00Z" w16du:dateUtc="2024-05-13T19:50:00Z">
              <w:rPr/>
            </w:rPrChange>
          </w:rPr>
          <w:t xml:space="preserve">, </w:t>
        </w:r>
      </w:ins>
      <w:del w:id="144" w:author="Akram, Warqaa" w:date="2024-05-13T15:48:00Z" w16du:dateUtc="2024-05-13T19:48:00Z">
        <w:r w:rsidRPr="005812C1" w:rsidDel="005812C1">
          <w:rPr>
            <w:rFonts w:ascii="Aptos" w:eastAsia="Times New Roman" w:hAnsi="Aptos" w:cstheme="minorHAnsi"/>
            <w:color w:val="000000"/>
            <w:rPrChange w:id="145" w:author="Akram, Warqaa" w:date="2024-05-13T15:50:00Z" w16du:dateUtc="2024-05-13T19:50:00Z">
              <w:rPr/>
            </w:rPrChange>
          </w:rPr>
          <w:delText xml:space="preserve"> </w:delText>
        </w:r>
      </w:del>
      <w:r w:rsidRPr="005812C1">
        <w:rPr>
          <w:rFonts w:ascii="Aptos" w:eastAsia="Times New Roman" w:hAnsi="Aptos" w:cstheme="minorHAnsi"/>
          <w:color w:val="000000"/>
          <w:rPrChange w:id="146" w:author="Akram, Warqaa" w:date="2024-05-13T15:50:00Z" w16du:dateUtc="2024-05-13T19:50:00Z">
            <w:rPr/>
          </w:rPrChange>
        </w:rPr>
        <w:t>surgery is</w:t>
      </w:r>
      <w:ins w:id="147" w:author="Akram, Warqaa" w:date="2024-05-13T15:50:00Z" w16du:dateUtc="2024-05-13T19:50:00Z">
        <w:r w:rsidR="005812C1" w:rsidRPr="005812C1">
          <w:rPr>
            <w:rFonts w:ascii="Aptos" w:eastAsia="Times New Roman" w:hAnsi="Aptos" w:cstheme="minorHAnsi"/>
            <w:color w:val="000000"/>
          </w:rPr>
          <w:t xml:space="preserve"> </w:t>
        </w:r>
      </w:ins>
    </w:p>
    <w:p w14:paraId="263015B6" w14:textId="6E0BB083" w:rsidR="000932F2" w:rsidRPr="005812C1" w:rsidDel="005812C1" w:rsidRDefault="000932F2" w:rsidP="000A6F8F">
      <w:pPr>
        <w:pStyle w:val="ListParagraph"/>
        <w:numPr>
          <w:ilvl w:val="0"/>
          <w:numId w:val="1"/>
        </w:numPr>
        <w:spacing w:after="0" w:line="240" w:lineRule="auto"/>
        <w:rPr>
          <w:del w:id="148" w:author="Akram, Warqaa" w:date="2024-05-13T15:50:00Z" w16du:dateUtc="2024-05-13T19:50:00Z"/>
          <w:rFonts w:ascii="Aptos" w:eastAsia="Times New Roman" w:hAnsi="Aptos" w:cstheme="minorHAnsi"/>
          <w:color w:val="000000"/>
        </w:rPr>
        <w:pPrChange w:id="149" w:author="Akram, Warqaa" w:date="2024-05-13T15:50:00Z" w16du:dateUtc="2024-05-13T19:50:00Z">
          <w:pPr>
            <w:spacing w:after="0" w:line="240" w:lineRule="auto"/>
          </w:pPr>
        </w:pPrChange>
      </w:pPr>
      <w:r w:rsidRPr="005812C1">
        <w:rPr>
          <w:rFonts w:ascii="Aptos" w:eastAsia="Times New Roman" w:hAnsi="Aptos" w:cstheme="minorHAnsi"/>
          <w:color w:val="000000"/>
        </w:rPr>
        <w:t>indicated if R1 resection</w:t>
      </w:r>
      <w:del w:id="150" w:author="Akram, Warqaa" w:date="2024-05-13T15:50:00Z" w16du:dateUtc="2024-05-13T19:50:00Z">
        <w:r w:rsidRPr="005812C1" w:rsidDel="005812C1">
          <w:rPr>
            <w:rFonts w:ascii="Aptos" w:eastAsia="Times New Roman" w:hAnsi="Aptos" w:cstheme="minorHAnsi"/>
            <w:color w:val="000000"/>
          </w:rPr>
          <w:delText>possible</w:delText>
        </w:r>
      </w:del>
      <w:ins w:id="151" w:author="Vohra, Nasreen A" w:date="2024-05-13T10:01:00Z">
        <w:del w:id="152" w:author="Akram, Warqaa" w:date="2024-05-13T15:50:00Z" w16du:dateUtc="2024-05-13T19:50:00Z">
          <w:r w:rsidR="00B84195" w:rsidRPr="005812C1" w:rsidDel="005812C1">
            <w:rPr>
              <w:rFonts w:ascii="Aptos" w:eastAsia="Times New Roman" w:hAnsi="Aptos" w:cstheme="minorHAnsi"/>
              <w:color w:val="000000"/>
            </w:rPr>
            <w:delText xml:space="preserve">  (</w:delText>
          </w:r>
        </w:del>
      </w:ins>
      <w:ins w:id="153" w:author="Akram, Warqaa" w:date="2024-05-13T15:50:00Z" w16du:dateUtc="2024-05-13T19:50:00Z">
        <w:r w:rsidR="005812C1" w:rsidRPr="005812C1">
          <w:rPr>
            <w:rFonts w:ascii="Aptos" w:eastAsia="Times New Roman" w:hAnsi="Aptos" w:cstheme="minorHAnsi"/>
            <w:color w:val="000000"/>
          </w:rPr>
          <w:t xml:space="preserve">possible </w:t>
        </w:r>
      </w:ins>
      <w:ins w:id="154" w:author="Vohra, Nasreen A" w:date="2024-05-13T10:01:00Z">
        <w:del w:id="155" w:author="Akram, Warqaa" w:date="2024-05-13T15:50:00Z" w16du:dateUtc="2024-05-13T19:50:00Z">
          <w:r w:rsidR="00B84195" w:rsidRPr="005812C1" w:rsidDel="005812C1">
            <w:rPr>
              <w:rFonts w:ascii="Aptos" w:eastAsia="Times New Roman" w:hAnsi="Aptos" w:cstheme="minorHAnsi"/>
              <w:color w:val="000000"/>
            </w:rPr>
            <w:delText>need to given information about recurrence noted on imaging, both resectable and unresectable scen</w:delText>
          </w:r>
        </w:del>
      </w:ins>
      <w:ins w:id="156" w:author="Vohra, Nasreen A" w:date="2024-05-13T10:02:00Z">
        <w:del w:id="157" w:author="Akram, Warqaa" w:date="2024-05-13T15:50:00Z" w16du:dateUtc="2024-05-13T19:50:00Z">
          <w:r w:rsidR="00B84195" w:rsidRPr="005812C1" w:rsidDel="005812C1">
            <w:rPr>
              <w:rFonts w:ascii="Aptos" w:eastAsia="Times New Roman" w:hAnsi="Aptos" w:cstheme="minorHAnsi"/>
              <w:color w:val="000000"/>
            </w:rPr>
            <w:delText xml:space="preserve">arios.) </w:delText>
          </w:r>
        </w:del>
      </w:ins>
    </w:p>
    <w:p w14:paraId="7B710815" w14:textId="77777777" w:rsidR="005812C1" w:rsidRDefault="005812C1" w:rsidP="000A6F8F">
      <w:pPr>
        <w:pStyle w:val="ListParagraph"/>
        <w:spacing w:after="0" w:line="240" w:lineRule="auto"/>
        <w:rPr>
          <w:ins w:id="158" w:author="Akram, Warqaa" w:date="2024-05-13T15:50:00Z" w16du:dateUtc="2024-05-13T19:50:00Z"/>
          <w:rFonts w:ascii="Aptos" w:eastAsia="Times New Roman" w:hAnsi="Aptos" w:cstheme="minorHAnsi"/>
          <w:color w:val="000000"/>
        </w:rPr>
      </w:pPr>
    </w:p>
    <w:p w14:paraId="053BB80A" w14:textId="77777777" w:rsidR="005812C1" w:rsidRDefault="005812C1" w:rsidP="000A6F8F">
      <w:pPr>
        <w:pStyle w:val="ListParagraph"/>
        <w:spacing w:after="0" w:line="240" w:lineRule="auto"/>
        <w:rPr>
          <w:ins w:id="159" w:author="Akram, Warqaa" w:date="2024-05-13T15:50:00Z" w16du:dateUtc="2024-05-13T19:50:00Z"/>
          <w:rFonts w:ascii="Aptos" w:eastAsia="Times New Roman" w:hAnsi="Aptos" w:cstheme="minorHAnsi"/>
          <w:color w:val="000000"/>
        </w:rPr>
      </w:pPr>
    </w:p>
    <w:p w14:paraId="1DBDAE9A" w14:textId="6E48BE5E" w:rsidR="000932F2" w:rsidRPr="005812C1" w:rsidRDefault="005812C1" w:rsidP="000A6F8F">
      <w:pPr>
        <w:pStyle w:val="ListParagraph"/>
        <w:spacing w:after="0" w:line="240" w:lineRule="auto"/>
        <w:rPr>
          <w:rFonts w:ascii="Aptos" w:eastAsia="Times New Roman" w:hAnsi="Aptos" w:cstheme="minorHAnsi"/>
          <w:color w:val="000000"/>
        </w:rPr>
        <w:pPrChange w:id="160" w:author="Akram, Warqaa" w:date="2024-05-13T15:50:00Z" w16du:dateUtc="2024-05-13T19:50:00Z">
          <w:pPr>
            <w:spacing w:after="0" w:line="240" w:lineRule="auto"/>
          </w:pPr>
        </w:pPrChange>
      </w:pPr>
      <w:ins w:id="161" w:author="Akram, Warqaa" w:date="2024-05-13T15:50:00Z" w16du:dateUtc="2024-05-13T19:50:00Z">
        <w:r w:rsidRPr="005812C1">
          <w:rPr>
            <w:rFonts w:ascii="Aptos" w:eastAsia="Times New Roman" w:hAnsi="Aptos" w:cstheme="minorHAnsi"/>
            <w:b/>
            <w:bCs/>
            <w:color w:val="000000"/>
            <w:highlight w:val="lightGray"/>
            <w:rPrChange w:id="162" w:author="Akram, Warqaa" w:date="2024-05-13T15:51:00Z" w16du:dateUtc="2024-05-13T19:51:00Z">
              <w:rPr>
                <w:rFonts w:ascii="Aptos" w:eastAsia="Times New Roman" w:hAnsi="Aptos" w:cstheme="minorHAnsi"/>
                <w:color w:val="000000"/>
              </w:rPr>
            </w:rPrChange>
          </w:rPr>
          <w:t>W</w:t>
        </w:r>
      </w:ins>
      <w:ins w:id="163" w:author="Akram, Warqaa" w:date="2024-05-13T15:51:00Z" w16du:dateUtc="2024-05-13T19:51:00Z">
        <w:r w:rsidRPr="005812C1">
          <w:rPr>
            <w:rFonts w:ascii="Aptos" w:eastAsia="Times New Roman" w:hAnsi="Aptos" w:cstheme="minorHAnsi"/>
            <w:b/>
            <w:bCs/>
            <w:color w:val="000000"/>
            <w:highlight w:val="lightGray"/>
            <w:rPrChange w:id="164" w:author="Akram, Warqaa" w:date="2024-05-13T15:51:00Z" w16du:dateUtc="2024-05-13T19:51:00Z">
              <w:rPr>
                <w:rFonts w:ascii="Aptos" w:eastAsia="Times New Roman" w:hAnsi="Aptos" w:cstheme="minorHAnsi"/>
                <w:color w:val="000000"/>
              </w:rPr>
            </w:rPrChange>
          </w:rPr>
          <w:t>hat if un</w:t>
        </w:r>
      </w:ins>
      <w:del w:id="165" w:author="Akram, Warqaa" w:date="2024-05-13T15:51:00Z" w16du:dateUtc="2024-05-13T19:51:00Z">
        <w:r w:rsidR="000932F2" w:rsidRPr="005812C1" w:rsidDel="005812C1">
          <w:rPr>
            <w:rFonts w:ascii="Aptos" w:eastAsia="Times New Roman" w:hAnsi="Aptos" w:cstheme="minorHAnsi"/>
            <w:b/>
            <w:bCs/>
            <w:color w:val="000000"/>
            <w:highlight w:val="lightGray"/>
            <w:rPrChange w:id="166" w:author="Akram, Warqaa" w:date="2024-05-13T15:51:00Z" w16du:dateUtc="2024-05-13T19:51:00Z">
              <w:rPr>
                <w:rFonts w:ascii="Aptos" w:eastAsia="Times New Roman" w:hAnsi="Aptos" w:cstheme="minorHAnsi"/>
                <w:color w:val="000000"/>
              </w:rPr>
            </w:rPrChange>
          </w:rPr>
          <w:delText>3. If un</w:delText>
        </w:r>
      </w:del>
      <w:r w:rsidR="000932F2" w:rsidRPr="005812C1">
        <w:rPr>
          <w:rFonts w:ascii="Aptos" w:eastAsia="Times New Roman" w:hAnsi="Aptos" w:cstheme="minorHAnsi"/>
          <w:b/>
          <w:bCs/>
          <w:color w:val="000000"/>
          <w:highlight w:val="lightGray"/>
          <w:rPrChange w:id="167" w:author="Akram, Warqaa" w:date="2024-05-13T15:51:00Z" w16du:dateUtc="2024-05-13T19:51:00Z">
            <w:rPr>
              <w:rFonts w:ascii="Aptos" w:eastAsia="Times New Roman" w:hAnsi="Aptos" w:cstheme="minorHAnsi"/>
              <w:color w:val="000000"/>
            </w:rPr>
          </w:rPrChange>
        </w:rPr>
        <w:t>resectable</w:t>
      </w:r>
      <w:ins w:id="168" w:author="Akram, Warqaa" w:date="2024-05-13T15:51:00Z" w16du:dateUtc="2024-05-13T19:51:00Z">
        <w:r>
          <w:rPr>
            <w:rFonts w:ascii="Aptos" w:eastAsia="Times New Roman" w:hAnsi="Aptos" w:cstheme="minorHAnsi"/>
            <w:b/>
            <w:bCs/>
            <w:color w:val="000000"/>
          </w:rPr>
          <w:t xml:space="preserve">? </w:t>
        </w:r>
      </w:ins>
      <w:r w:rsidR="000932F2" w:rsidRPr="005812C1">
        <w:rPr>
          <w:rFonts w:ascii="Aptos" w:eastAsia="Times New Roman" w:hAnsi="Aptos" w:cstheme="minorHAnsi"/>
          <w:color w:val="000000"/>
        </w:rPr>
        <w:t xml:space="preserve"> recurrence → chemotherapy (</w:t>
      </w:r>
      <w:proofErr w:type="spellStart"/>
      <w:r w:rsidR="000932F2" w:rsidRPr="005812C1">
        <w:rPr>
          <w:rFonts w:ascii="Aptos" w:eastAsia="Times New Roman" w:hAnsi="Aptos" w:cstheme="minorHAnsi"/>
          <w:color w:val="000000"/>
        </w:rPr>
        <w:t>ifosfamide</w:t>
      </w:r>
      <w:proofErr w:type="spellEnd"/>
      <w:r w:rsidR="000932F2" w:rsidRPr="005812C1">
        <w:rPr>
          <w:rFonts w:ascii="Aptos" w:eastAsia="Times New Roman" w:hAnsi="Aptos" w:cstheme="minorHAnsi"/>
          <w:color w:val="000000"/>
        </w:rPr>
        <w:t>/doxorubicin)</w:t>
      </w:r>
    </w:p>
    <w:p w14:paraId="10E0085D" w14:textId="77777777" w:rsidR="000932F2" w:rsidRPr="000932F2" w:rsidRDefault="000932F2" w:rsidP="000932F2">
      <w:pPr>
        <w:spacing w:after="0" w:line="240" w:lineRule="auto"/>
        <w:rPr>
          <w:rFonts w:ascii="Aptos" w:eastAsia="Times New Roman" w:hAnsi="Aptos" w:cstheme="minorHAnsi"/>
          <w:color w:val="000000"/>
        </w:rPr>
      </w:pPr>
    </w:p>
    <w:p w14:paraId="5098495A" w14:textId="77777777" w:rsidR="000932F2" w:rsidRDefault="000932F2">
      <w:pPr>
        <w:rPr>
          <w:rFonts w:ascii="Aptos" w:eastAsia="Times New Roman" w:hAnsi="Aptos" w:cs="Arial"/>
          <w:b/>
          <w:bCs/>
          <w:color w:val="970F00"/>
        </w:rPr>
      </w:pPr>
      <w:r>
        <w:rPr>
          <w:rFonts w:ascii="Aptos" w:eastAsia="Times New Roman" w:hAnsi="Aptos" w:cs="Arial"/>
          <w:b/>
          <w:bCs/>
          <w:color w:val="970F00"/>
        </w:rPr>
        <w:br w:type="page"/>
      </w:r>
    </w:p>
    <w:p w14:paraId="4908FA5E" w14:textId="693FFD20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  <w:r w:rsidRPr="000932F2">
        <w:rPr>
          <w:rFonts w:ascii="Aptos" w:eastAsia="Times New Roman" w:hAnsi="Aptos" w:cs="Arial"/>
          <w:b/>
          <w:bCs/>
          <w:color w:val="970F00"/>
        </w:rPr>
        <w:t>Hepatic Abscess</w:t>
      </w:r>
    </w:p>
    <w:p w14:paraId="1F197CE1" w14:textId="56DEAADC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  <w:r w:rsidRPr="000932F2">
        <w:rPr>
          <w:rFonts w:ascii="Aptos" w:eastAsia="Times New Roman" w:hAnsi="Aptos" w:cs="Arial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51656A" wp14:editId="7B63A56A">
                <wp:simplePos x="0" y="0"/>
                <wp:positionH relativeFrom="column">
                  <wp:posOffset>10795</wp:posOffset>
                </wp:positionH>
                <wp:positionV relativeFrom="paragraph">
                  <wp:posOffset>102870</wp:posOffset>
                </wp:positionV>
                <wp:extent cx="5219065" cy="2332990"/>
                <wp:effectExtent l="0" t="0" r="19685" b="10160"/>
                <wp:wrapSquare wrapText="bothSides"/>
                <wp:docPr id="867865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065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8B9D5" w14:textId="7048AED0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You are called to the ED to see a 78 </w:t>
                            </w:r>
                            <w:proofErr w:type="spell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yo</w:t>
                            </w:r>
                            <w:proofErr w:type="spell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man who presents with 3 day history of fevers and chills, sweats and feeling poorly. He reports RUQ abdominal pain and some nausea but no emesis. He is otherwise healthy. </w:t>
                            </w:r>
                          </w:p>
                          <w:p w14:paraId="194E1D36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Vitals: T=99.9 degrees,  BP=100/60, HR 110, and RR of 20. </w:t>
                            </w:r>
                          </w:p>
                          <w:p w14:paraId="64C36BC5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Physical exam : Tender to palpation in the right upper quadrant without  guarding or peritoneal signs. </w:t>
                            </w:r>
                          </w:p>
                          <w:p w14:paraId="380A4586" w14:textId="77777777" w:rsidR="000932F2" w:rsidRPr="000932F2" w:rsidRDefault="000932F2" w:rsidP="000932F2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Labs: WBC of 18K, LFTs slightly elevated, otherwise rest of labs normal.</w:t>
                            </w:r>
                          </w:p>
                          <w:p w14:paraId="7D1A012A" w14:textId="77777777" w:rsidR="000932F2" w:rsidRPr="000932F2" w:rsidRDefault="000932F2" w:rsidP="000932F2">
                            <w:pPr>
                              <w:spacing w:after="0" w:line="240" w:lineRule="auto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133C2212" w14:textId="754EEF8B" w:rsidR="000932F2" w:rsidRPr="000932F2" w:rsidRDefault="000932F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656A" id="_x0000_s1028" type="#_x0000_t202" style="position:absolute;margin-left:.85pt;margin-top:8.1pt;width:410.95pt;height:183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">
                <v:textbox>
                  <w:txbxContent>
                    <w:p w14:paraId="7588B9D5" w14:textId="7048AED0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You are called to the ED to see a 78 </w:t>
                      </w:r>
                      <w:proofErr w:type="spell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yo</w:t>
                      </w:r>
                      <w:proofErr w:type="spell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man who presents with 3 day history of fevers and chills, sweats and feeling poorly. He reports RUQ abdominal pain and some nausea but no emesis. He is otherwise healthy. </w:t>
                      </w:r>
                    </w:p>
                    <w:p w14:paraId="194E1D36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Vitals: T=99.9 degrees,  BP=100/60, HR 110, and RR of 20. </w:t>
                      </w:r>
                    </w:p>
                    <w:p w14:paraId="64C36BC5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Physical exam : Tender to palpation in the right upper quadrant without  guarding or peritoneal signs. </w:t>
                      </w:r>
                    </w:p>
                    <w:p w14:paraId="380A4586" w14:textId="77777777" w:rsidR="000932F2" w:rsidRPr="000932F2" w:rsidRDefault="000932F2" w:rsidP="000932F2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Labs: WBC of 18K, LFTs slightly elevated, otherwise rest of labs normal.</w:t>
                      </w:r>
                    </w:p>
                    <w:p w14:paraId="7D1A012A" w14:textId="77777777" w:rsidR="000932F2" w:rsidRPr="000932F2" w:rsidRDefault="000932F2" w:rsidP="000932F2">
                      <w:pPr>
                        <w:spacing w:after="0" w:line="240" w:lineRule="auto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  <w:t xml:space="preserve">PMH/PSH: Diverticulitis. Colonoscopy 1 year ago with diverticulosis </w:t>
                      </w:r>
                    </w:p>
                    <w:p w14:paraId="133C2212" w14:textId="754EEF8B" w:rsidR="000932F2" w:rsidRPr="000932F2" w:rsidRDefault="000932F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42298C" w14:textId="77777777" w:rsid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</w:p>
    <w:p w14:paraId="052FBB96" w14:textId="77777777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</w:p>
    <w:p w14:paraId="7879D218" w14:textId="77777777" w:rsidR="000932F2" w:rsidRPr="000932F2" w:rsidRDefault="000932F2" w:rsidP="000932F2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000000"/>
        </w:rPr>
      </w:pPr>
    </w:p>
    <w:p w14:paraId="29549BC5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5238604C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49909243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4629F9A1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51CC3FE6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080D2307" w14:textId="77777777" w:rsidR="000932F2" w:rsidRDefault="000932F2" w:rsidP="000932F2">
      <w:pPr>
        <w:spacing w:before="280" w:after="0" w:line="240" w:lineRule="auto"/>
        <w:rPr>
          <w:rFonts w:ascii="Aptos" w:eastAsia="Times New Roman" w:hAnsi="Aptos" w:cs="Calibri"/>
          <w:b/>
          <w:bCs/>
          <w:color w:val="000000"/>
        </w:rPr>
      </w:pPr>
    </w:p>
    <w:p w14:paraId="2A2012CF" w14:textId="23BC40C2" w:rsidR="000932F2" w:rsidRPr="000932F2" w:rsidRDefault="000932F2" w:rsidP="000932F2">
      <w:pPr>
        <w:spacing w:before="280" w:after="0" w:line="240" w:lineRule="auto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Calibri"/>
          <w:b/>
          <w:bCs/>
          <w:color w:val="000000"/>
          <w:highlight w:val="yellow"/>
        </w:rPr>
        <w:t>What Studies you would like to obtain to help you narrow the differential diagnosis?</w:t>
      </w:r>
    </w:p>
    <w:p w14:paraId="2B7E5EC6" w14:textId="77777777" w:rsidR="000932F2" w:rsidRPr="000932F2" w:rsidRDefault="000932F2" w:rsidP="00AB793E">
      <w:pPr>
        <w:pStyle w:val="ListParagraph"/>
        <w:numPr>
          <w:ilvl w:val="0"/>
          <w:numId w:val="10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RUQ US</w:t>
      </w:r>
      <w:r w:rsidRPr="000932F2">
        <w:rPr>
          <w:rFonts w:ascii="Aptos" w:eastAsia="Times New Roman" w:hAnsi="Aptos" w:cs="Times New Roman"/>
          <w:b/>
          <w:bCs/>
        </w:rPr>
        <w:t>: 7 cm fluid mass in the right</w:t>
      </w:r>
      <w:del w:id="169" w:author="Vohra, Nasreen A" w:date="2024-05-13T10:03:00Z">
        <w:r w:rsidRPr="000932F2" w:rsidDel="00B84195">
          <w:rPr>
            <w:rFonts w:ascii="Aptos" w:eastAsia="Times New Roman" w:hAnsi="Aptos" w:cs="Times New Roman"/>
            <w:b/>
            <w:bCs/>
          </w:rPr>
          <w:delText>l</w:delText>
        </w:r>
      </w:del>
      <w:r w:rsidRPr="000932F2">
        <w:rPr>
          <w:rFonts w:ascii="Aptos" w:eastAsia="Times New Roman" w:hAnsi="Aptos" w:cs="Times New Roman"/>
          <w:b/>
          <w:bCs/>
        </w:rPr>
        <w:t xml:space="preserve"> lobe of the liver</w:t>
      </w:r>
    </w:p>
    <w:p w14:paraId="2A06A806" w14:textId="38A0EEF9" w:rsidR="000932F2" w:rsidRPr="000932F2" w:rsidRDefault="000932F2" w:rsidP="00AB793E">
      <w:pPr>
        <w:pStyle w:val="ListParagraph"/>
        <w:numPr>
          <w:ilvl w:val="0"/>
          <w:numId w:val="10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CT Abd/Pelvis</w:t>
      </w:r>
      <w:ins w:id="170" w:author="Vohra, Nasreen A" w:date="2024-05-13T10:03:00Z">
        <w:r w:rsidR="00B03DB3">
          <w:rPr>
            <w:rFonts w:ascii="Aptos" w:eastAsia="Times New Roman" w:hAnsi="Aptos" w:cs="Times New Roman"/>
          </w:rPr>
          <w:t xml:space="preserve"> with contrast</w:t>
        </w:r>
      </w:ins>
      <w:r w:rsidRPr="000932F2">
        <w:rPr>
          <w:rFonts w:ascii="Aptos" w:eastAsia="Times New Roman" w:hAnsi="Aptos" w:cs="Times New Roman"/>
        </w:rPr>
        <w:t xml:space="preserve"> :</w:t>
      </w:r>
      <w:r w:rsidRPr="000932F2">
        <w:rPr>
          <w:rFonts w:ascii="Aptos" w:eastAsia="Times New Roman" w:hAnsi="Aptos" w:cs="Calibri"/>
          <w:b/>
          <w:bCs/>
          <w:color w:val="000000"/>
        </w:rPr>
        <w:t xml:space="preserve">7 cm fluid, with </w:t>
      </w:r>
      <w:proofErr w:type="spellStart"/>
      <w:r w:rsidRPr="000932F2">
        <w:rPr>
          <w:rFonts w:ascii="Aptos" w:eastAsia="Times New Roman" w:hAnsi="Aptos" w:cs="Calibri"/>
          <w:b/>
          <w:bCs/>
          <w:color w:val="000000"/>
        </w:rPr>
        <w:t>hyperenhancing</w:t>
      </w:r>
      <w:proofErr w:type="spellEnd"/>
      <w:r w:rsidRPr="000932F2">
        <w:rPr>
          <w:rFonts w:ascii="Aptos" w:eastAsia="Times New Roman" w:hAnsi="Aptos" w:cs="Calibri"/>
          <w:b/>
          <w:bCs/>
          <w:color w:val="000000"/>
        </w:rPr>
        <w:t xml:space="preserve"> rim and few air bubbles within it.</w:t>
      </w:r>
    </w:p>
    <w:p w14:paraId="5C68BCB4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Based on these findings what is your differential diagnosis?</w:t>
      </w:r>
    </w:p>
    <w:p w14:paraId="391C2D04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Pyogenic liver abscess.</w:t>
      </w:r>
    </w:p>
    <w:p w14:paraId="08F7D450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Amoebic liver abscess.</w:t>
      </w:r>
    </w:p>
    <w:p w14:paraId="2698BD15" w14:textId="1D553E6A" w:rsid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ins w:id="171" w:author="Vohra, Nasreen A" w:date="2024-05-13T10:05:00Z"/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Simple cyst</w:t>
      </w:r>
      <w:ins w:id="172" w:author="Vohra, Nasreen A" w:date="2024-05-13T10:03:00Z">
        <w:r w:rsidR="00B03DB3">
          <w:rPr>
            <w:rFonts w:ascii="Aptos" w:eastAsia="Times New Roman" w:hAnsi="Aptos" w:cs="Times New Roman"/>
          </w:rPr>
          <w:t>, infected</w:t>
        </w:r>
      </w:ins>
      <w:r w:rsidRPr="000932F2">
        <w:rPr>
          <w:rFonts w:ascii="Aptos" w:eastAsia="Times New Roman" w:hAnsi="Aptos" w:cs="Times New Roman"/>
        </w:rPr>
        <w:t>.</w:t>
      </w:r>
    </w:p>
    <w:p w14:paraId="7AAAC663" w14:textId="0FDD1CBC" w:rsidR="00B03DB3" w:rsidRPr="000932F2" w:rsidRDefault="00E601B0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ins w:id="173" w:author="Vohra, Nasreen A" w:date="2024-05-13T10:05:00Z">
        <w:r>
          <w:rPr>
            <w:rFonts w:ascii="Aptos" w:eastAsia="Times New Roman" w:hAnsi="Aptos" w:cs="Times New Roman"/>
          </w:rPr>
          <w:t>E</w:t>
        </w:r>
        <w:r w:rsidR="00B03DB3">
          <w:rPr>
            <w:rFonts w:ascii="Aptos" w:eastAsia="Times New Roman" w:hAnsi="Aptos" w:cs="Times New Roman"/>
          </w:rPr>
          <w:t>chinoco</w:t>
        </w:r>
      </w:ins>
      <w:ins w:id="174" w:author="Vohra, Nasreen A" w:date="2024-05-13T10:06:00Z">
        <w:r>
          <w:rPr>
            <w:rFonts w:ascii="Aptos" w:eastAsia="Times New Roman" w:hAnsi="Aptos" w:cs="Times New Roman"/>
          </w:rPr>
          <w:t xml:space="preserve">ccal cyst </w:t>
        </w:r>
      </w:ins>
    </w:p>
    <w:p w14:paraId="4C9A9510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How would you manage it?</w:t>
      </w:r>
      <w:r w:rsidRPr="000932F2">
        <w:rPr>
          <w:rFonts w:ascii="Aptos" w:eastAsia="Times New Roman" w:hAnsi="Aptos" w:cs="Times New Roman"/>
          <w:b/>
          <w:bCs/>
        </w:rPr>
      </w:r>
    </w:p>
    <w:p w14:paraId="615556C2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IV access: Fluid resuscitation.</w:t>
      </w:r>
    </w:p>
    <w:p w14:paraId="21EE496A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Broad spectrum Abx to cover GI Flora.</w:t>
      </w:r>
    </w:p>
    <w:p w14:paraId="4D83216D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Look for primary source if suspecting pyogenic abscess.</w:t>
      </w:r>
    </w:p>
    <w:p w14:paraId="3AA63C19" w14:textId="77777777" w:rsidR="000932F2" w:rsidRP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Serologic testing if concerned about amoebic abscess</w:t>
      </w:r>
    </w:p>
    <w:p w14:paraId="165C5B55" w14:textId="77777777" w:rsidR="000932F2" w:rsidRDefault="000932F2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ins w:id="175" w:author="Vohra, Nasreen A" w:date="2024-05-13T10:04:00Z"/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IR drainage.</w:t>
      </w:r>
    </w:p>
    <w:p w14:paraId="6F93B41B" w14:textId="4F670BB3" w:rsidR="00B03DB3" w:rsidRPr="000932F2" w:rsidRDefault="00B03DB3" w:rsidP="00AB793E">
      <w:pPr>
        <w:pStyle w:val="ListParagraph"/>
        <w:numPr>
          <w:ilvl w:val="0"/>
          <w:numId w:val="11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ins w:id="176" w:author="Vohra, Nasreen A" w:date="2024-05-13T10:04:00Z">
        <w:r>
          <w:rPr>
            <w:rFonts w:ascii="Aptos" w:eastAsia="Times New Roman" w:hAnsi="Aptos" w:cs="Times New Roman"/>
          </w:rPr>
          <w:t>Obtain pertinent history such as travel, IV drug use, endocarditis hx, valvular disease, dental work</w:t>
        </w:r>
      </w:ins>
      <w:ins w:id="177" w:author="Vohra, Nasreen A" w:date="2024-05-13T10:05:00Z">
        <w:r>
          <w:rPr>
            <w:rFonts w:ascii="Aptos" w:eastAsia="Times New Roman" w:hAnsi="Aptos" w:cs="Times New Roman"/>
          </w:rPr>
          <w:t>, immunocompromised</w:t>
        </w:r>
      </w:ins>
      <w:ins w:id="178" w:author="Vohra, Nasreen A" w:date="2024-05-13T10:04:00Z">
        <w:r>
          <w:rPr>
            <w:rFonts w:ascii="Aptos" w:eastAsia="Times New Roman" w:hAnsi="Aptos" w:cs="Times New Roman"/>
          </w:rPr>
          <w:t xml:space="preserve"> </w:t>
        </w:r>
        <w:proofErr w:type="spellStart"/>
        <w:r>
          <w:rPr>
            <w:rFonts w:ascii="Aptos" w:eastAsia="Times New Roman" w:hAnsi="Aptos" w:cs="Times New Roman"/>
          </w:rPr>
          <w:t>etc</w:t>
        </w:r>
      </w:ins>
      <w:proofErr w:type="spellEnd"/>
    </w:p>
    <w:p w14:paraId="702893F5" w14:textId="77777777" w:rsidR="000932F2" w:rsidRPr="000932F2" w:rsidRDefault="000932F2" w:rsidP="000932F2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</w:p>
    <w:p w14:paraId="5FC1142A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491" w:right="61" w:hanging="37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1: CT showed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3cm abscess</w:t>
      </w:r>
      <w:r w:rsidRPr="000932F2">
        <w:rPr>
          <w:rFonts w:ascii="Aptos" w:eastAsia="Calibri" w:hAnsi="Aptos" w:cs="Calibri"/>
          <w:color w:val="000000"/>
          <w:highlight w:val="yellow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not easily accessible by IR?</w:t>
      </w:r>
      <w:r w:rsidRPr="000932F2">
        <w:rPr>
          <w:rFonts w:ascii="Aptos" w:eastAsia="Calibri" w:hAnsi="Aptos" w:cs="Calibri"/>
          <w:b/>
          <w:bCs/>
          <w:color w:val="000000"/>
        </w:rPr>
      </w:r>
      <w:r w:rsidRPr="000932F2">
        <w:rPr>
          <w:rFonts w:ascii="Aptos" w:eastAsia="Calibri" w:hAnsi="Aptos" w:cs="Calibri"/>
          <w:color w:val="000000"/>
        </w:rPr>
      </w:r>
    </w:p>
    <w:p w14:paraId="0D2F7A55" w14:textId="77777777" w:rsidR="000932F2" w:rsidRPr="000932F2" w:rsidRDefault="000932F2" w:rsidP="00AB793E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right="6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long term antibiotics alone, in a stable patient may be reasonable. If gets worse, may need OR instead of IR.</w:t>
      </w:r>
    </w:p>
    <w:p w14:paraId="7174D802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2: P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atient presents in shock, hemodynamically stabilizes with resuscitation and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lastRenderedPageBreak/>
        <w:t>able to proceed to CT. Findings included Intraperitoneal rupture/peritonitis? IR not available immediately and patient becomes hypotensive again?</w:t>
      </w:r>
      <w:r w:rsidRPr="000932F2">
        <w:rPr>
          <w:rFonts w:ascii="Aptos" w:eastAsia="Calibri" w:hAnsi="Aptos" w:cs="Calibri"/>
          <w:b/>
          <w:bCs/>
          <w:color w:val="000000"/>
        </w:rPr>
      </w:r>
    </w:p>
    <w:p w14:paraId="2A8FA95B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Patient should proceed to OR for operative debridement/drainage.</w:t>
      </w:r>
    </w:p>
    <w:p w14:paraId="6460DFCC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Laparoscopic approach is preferred over open approach.</w:t>
      </w:r>
    </w:p>
    <w:p w14:paraId="737689D8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Intraoperative US should be done to confirm complete drainage and not to miss another abscess).</w:t>
      </w:r>
    </w:p>
    <w:p w14:paraId="25932386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3" w:lineRule="auto"/>
        <w:ind w:left="129" w:right="60" w:hanging="9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Scenario 3:Patient presents with 5cm liver abscess and cholecystitis, confirmed by HIDA; how would you proceed?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 w:rsidRPr="000932F2">
        <w:rPr>
          <w:rFonts w:ascii="Aptos" w:eastAsia="Calibri" w:hAnsi="Aptos" w:cs="Calibri"/>
          <w:color w:val="000000"/>
        </w:rPr>
      </w:r>
    </w:p>
    <w:p w14:paraId="18C68F7E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1. If frail, IR perc chole tube and IR drainage of abscess with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reasonable.</w:t>
      </w:r>
    </w:p>
    <w:p w14:paraId="147B9703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2. If not frail, proceed to OR for lap chole and drainage of abscess;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>.</w:t>
      </w:r>
    </w:p>
    <w:p w14:paraId="645D1771" w14:textId="77777777" w:rsidR="000932F2" w:rsidRPr="000932F2" w:rsidRDefault="000932F2" w:rsidP="00093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116" w:right="58" w:firstLine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Scenario 4: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Same patient – serologic testing is positive amebic abscess. How would you treat him?</w:t>
      </w:r>
      <w:r w:rsidRPr="000932F2">
        <w:rPr>
          <w:rFonts w:ascii="Aptos" w:eastAsia="Calibri" w:hAnsi="Aptos" w:cs="Calibri"/>
          <w:color w:val="000000"/>
        </w:rPr>
      </w:r>
    </w:p>
    <w:p w14:paraId="62594395" w14:textId="77777777" w:rsidR="000932F2" w:rsidRPr="000932F2" w:rsidRDefault="000932F2" w:rsidP="00AB793E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IV metronidazole -- very high efficacy.</w:t>
      </w:r>
    </w:p>
    <w:p w14:paraId="15829CCC" w14:textId="77777777" w:rsidR="000932F2" w:rsidRPr="000932F2" w:rsidRDefault="000932F2" w:rsidP="00AB793E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Aspiration: reserve for very large abscess (if doesn’t get better with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fast, </w:t>
      </w:r>
      <w:proofErr w:type="spellStart"/>
      <w:r w:rsidRPr="000932F2">
        <w:rPr>
          <w:rFonts w:ascii="Aptos" w:eastAsia="Calibri" w:hAnsi="Aptos" w:cs="Calibri"/>
          <w:color w:val="000000"/>
        </w:rPr>
        <w:t>etc</w:t>
      </w:r>
      <w:proofErr w:type="spellEnd"/>
      <w:r w:rsidRPr="000932F2">
        <w:rPr>
          <w:rFonts w:ascii="Aptos" w:eastAsia="Calibri" w:hAnsi="Aptos" w:cs="Calibri"/>
          <w:color w:val="000000"/>
        </w:rPr>
        <w:t>).</w:t>
      </w:r>
    </w:p>
    <w:sectPr w:rsidR="000932F2" w:rsidRPr="000932F2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5" w:author="Vohra, Nasreen A" w:date="2024-05-13T09:40:00Z" w:initials="VNA">
    <w:p w14:paraId="5884C5CF" w14:textId="4F805A44" w:rsidR="00112DC0" w:rsidRDefault="00112DC0">
      <w:pPr>
        <w:pStyle w:val="CommentText"/>
      </w:pPr>
      <w:r>
        <w:rPr>
          <w:rStyle w:val="CommentReference"/>
        </w:rPr>
        <w:annotationRef/>
      </w:r>
      <w:r>
        <w:t xml:space="preserve">Generally if sigmoid cancer, avastin is not given. It would be panitumumab or cetuximab.  I would take avastin out. It </w:t>
      </w:r>
      <w:r w:rsidR="004F6B0B">
        <w:t>w</w:t>
      </w:r>
      <w:r>
        <w:t xml:space="preserve">ill also complicate decision about stenting and operative intervention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884C5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EC5E76" w16cex:dateUtc="2024-05-13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884C5CF" w16cid:durableId="29EC5E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DA40F" w14:textId="77777777" w:rsidR="00D367C7" w:rsidRDefault="00D367C7" w:rsidP="00FC030D">
      <w:pPr>
        <w:spacing w:after="0" w:line="240" w:lineRule="auto"/>
      </w:pPr>
      <w:r>
        <w:separator/>
      </w:r>
    </w:p>
  </w:endnote>
  <w:endnote w:type="continuationSeparator" w:id="0">
    <w:p w14:paraId="21508497" w14:textId="77777777" w:rsidR="00D367C7" w:rsidRDefault="00D367C7" w:rsidP="00FC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9169713"/>
      <w:placeholder>
        <w:docPart w:val="7E96D40F7917461FB57C615D47309923"/>
      </w:placeholder>
      <w:temporary/>
      <w:showingPlcHdr/>
      <w15:appearance w15:val="hidden"/>
    </w:sdtPr>
    <w:sdtContent>
      <w:p w14:paraId="1FA9F123" w14:textId="77777777" w:rsidR="00FC030D" w:rsidRDefault="00FC030D">
        <w:pPr>
          <w:pStyle w:val="Footer"/>
        </w:pPr>
        <w:r>
          <w:t>[Type here]</w:t>
        </w:r>
      </w:p>
    </w:sdtContent>
  </w:sdt>
  <w:p w14:paraId="41582494" w14:textId="77777777" w:rsidR="00FC030D" w:rsidRDefault="00FC03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7A383" w14:textId="77777777" w:rsidR="00D367C7" w:rsidRDefault="00D367C7" w:rsidP="00FC030D">
      <w:pPr>
        <w:spacing w:after="0" w:line="240" w:lineRule="auto"/>
      </w:pPr>
      <w:r>
        <w:separator/>
      </w:r>
    </w:p>
  </w:footnote>
  <w:footnote w:type="continuationSeparator" w:id="0">
    <w:p w14:paraId="081DA6E1" w14:textId="77777777" w:rsidR="00D367C7" w:rsidRDefault="00D367C7" w:rsidP="00FC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" w15:restartNumberingAfterBreak="0">
    <w:nsid w:val="15E7767D"/>
    <w:multiLevelType w:val="hybridMultilevel"/>
    <w:tmpl w:val="43A80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5" w15:restartNumberingAfterBreak="0">
    <w:nsid w:val="33655DE8"/>
    <w:multiLevelType w:val="hybridMultilevel"/>
    <w:tmpl w:val="8982B942"/>
    <w:lvl w:ilvl="0" w:tplc="8200B6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0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18B8"/>
    <w:multiLevelType w:val="hybridMultilevel"/>
    <w:tmpl w:val="5ABC7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563967">
    <w:abstractNumId w:val="6"/>
  </w:num>
  <w:num w:numId="2" w16cid:durableId="1618760100">
    <w:abstractNumId w:val="4"/>
  </w:num>
  <w:num w:numId="3" w16cid:durableId="1524129257">
    <w:abstractNumId w:val="3"/>
  </w:num>
  <w:num w:numId="4" w16cid:durableId="327709255">
    <w:abstractNumId w:val="2"/>
  </w:num>
  <w:num w:numId="5" w16cid:durableId="1345016020">
    <w:abstractNumId w:val="10"/>
  </w:num>
  <w:num w:numId="6" w16cid:durableId="1592272199">
    <w:abstractNumId w:val="5"/>
  </w:num>
  <w:num w:numId="7" w16cid:durableId="280695060">
    <w:abstractNumId w:val="1"/>
  </w:num>
  <w:num w:numId="8" w16cid:durableId="1883209145">
    <w:abstractNumId w:val="7"/>
  </w:num>
  <w:num w:numId="9" w16cid:durableId="1178277530">
    <w:abstractNumId w:val="12"/>
  </w:num>
  <w:num w:numId="10" w16cid:durableId="412051697">
    <w:abstractNumId w:val="9"/>
  </w:num>
  <w:num w:numId="11" w16cid:durableId="1204175263">
    <w:abstractNumId w:val="8"/>
  </w:num>
  <w:num w:numId="12" w16cid:durableId="382993626">
    <w:abstractNumId w:val="0"/>
  </w:num>
  <w:num w:numId="13" w16cid:durableId="590509562">
    <w:abstractNumId w:val="11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ohra, Nasreen A">
    <w15:presenceInfo w15:providerId="AD" w15:userId="S::vohran@ecu.edu::d00f89af-26b4-4efd-b025-6df6b7655596"/>
  </w15:person>
  <w15:person w15:author="Akram, Warqaa">
    <w15:presenceInfo w15:providerId="AD" w15:userId="S::akramw18@ecu.edu::cd46894e-8828-418c-8ae6-e8b7e01749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4B4F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2456"/>
    <w:rsid w:val="00083DAD"/>
    <w:rsid w:val="00087514"/>
    <w:rsid w:val="0009043D"/>
    <w:rsid w:val="0009074F"/>
    <w:rsid w:val="00092048"/>
    <w:rsid w:val="000925A0"/>
    <w:rsid w:val="000932F2"/>
    <w:rsid w:val="00093D5E"/>
    <w:rsid w:val="00094E97"/>
    <w:rsid w:val="00096160"/>
    <w:rsid w:val="000A0380"/>
    <w:rsid w:val="000A114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1D78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2DC0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1397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450"/>
    <w:rsid w:val="001C169A"/>
    <w:rsid w:val="001C21FC"/>
    <w:rsid w:val="001C44A2"/>
    <w:rsid w:val="001C5068"/>
    <w:rsid w:val="001C5E29"/>
    <w:rsid w:val="001C624A"/>
    <w:rsid w:val="001D068E"/>
    <w:rsid w:val="001D2670"/>
    <w:rsid w:val="001D3CEA"/>
    <w:rsid w:val="001D4A8F"/>
    <w:rsid w:val="001D7314"/>
    <w:rsid w:val="001D777B"/>
    <w:rsid w:val="001E073F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7C1"/>
    <w:rsid w:val="0026284F"/>
    <w:rsid w:val="00262AE5"/>
    <w:rsid w:val="002679C4"/>
    <w:rsid w:val="002705E4"/>
    <w:rsid w:val="002728A5"/>
    <w:rsid w:val="00273439"/>
    <w:rsid w:val="00276052"/>
    <w:rsid w:val="0027627C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A3B76"/>
    <w:rsid w:val="002B1B2B"/>
    <w:rsid w:val="002B2157"/>
    <w:rsid w:val="002B36A6"/>
    <w:rsid w:val="002B48CF"/>
    <w:rsid w:val="002B59B0"/>
    <w:rsid w:val="002B67FA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5D0C"/>
    <w:rsid w:val="00386F69"/>
    <w:rsid w:val="0038729D"/>
    <w:rsid w:val="003912F6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17E7"/>
    <w:rsid w:val="0044368C"/>
    <w:rsid w:val="00445691"/>
    <w:rsid w:val="004456B0"/>
    <w:rsid w:val="00445C93"/>
    <w:rsid w:val="0044661E"/>
    <w:rsid w:val="00446CAB"/>
    <w:rsid w:val="0045430F"/>
    <w:rsid w:val="004561A9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77FCE"/>
    <w:rsid w:val="004815C3"/>
    <w:rsid w:val="004823B6"/>
    <w:rsid w:val="004838C7"/>
    <w:rsid w:val="004860B6"/>
    <w:rsid w:val="004903B7"/>
    <w:rsid w:val="00490432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874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4F6B0B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3F61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A43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12C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3D0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2A57"/>
    <w:rsid w:val="005D377C"/>
    <w:rsid w:val="005D4633"/>
    <w:rsid w:val="005D5180"/>
    <w:rsid w:val="005D6AC2"/>
    <w:rsid w:val="005D6D53"/>
    <w:rsid w:val="005E02F5"/>
    <w:rsid w:val="005E04F9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417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4BC6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76D15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4229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88D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2C38"/>
    <w:rsid w:val="007238E4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4252"/>
    <w:rsid w:val="0076646B"/>
    <w:rsid w:val="00766E16"/>
    <w:rsid w:val="007705C2"/>
    <w:rsid w:val="007706AA"/>
    <w:rsid w:val="00772838"/>
    <w:rsid w:val="00773B30"/>
    <w:rsid w:val="007750EA"/>
    <w:rsid w:val="007777FB"/>
    <w:rsid w:val="00777A8F"/>
    <w:rsid w:val="00777EEB"/>
    <w:rsid w:val="007811EC"/>
    <w:rsid w:val="00782230"/>
    <w:rsid w:val="00782D1C"/>
    <w:rsid w:val="00786B78"/>
    <w:rsid w:val="00786BBE"/>
    <w:rsid w:val="00790183"/>
    <w:rsid w:val="00791423"/>
    <w:rsid w:val="0079203B"/>
    <w:rsid w:val="007925F9"/>
    <w:rsid w:val="00792FFA"/>
    <w:rsid w:val="0079345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2FB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07CA5"/>
    <w:rsid w:val="00813D92"/>
    <w:rsid w:val="00813F1C"/>
    <w:rsid w:val="00814B32"/>
    <w:rsid w:val="0081564D"/>
    <w:rsid w:val="0081726A"/>
    <w:rsid w:val="00817CA4"/>
    <w:rsid w:val="00822266"/>
    <w:rsid w:val="00822D85"/>
    <w:rsid w:val="00823D04"/>
    <w:rsid w:val="00824781"/>
    <w:rsid w:val="008259CC"/>
    <w:rsid w:val="00826EC6"/>
    <w:rsid w:val="00827044"/>
    <w:rsid w:val="008305EB"/>
    <w:rsid w:val="00832DF3"/>
    <w:rsid w:val="008341B9"/>
    <w:rsid w:val="00834ECE"/>
    <w:rsid w:val="008376CB"/>
    <w:rsid w:val="008379A0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55F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4BF2"/>
    <w:rsid w:val="008A7A7F"/>
    <w:rsid w:val="008B075C"/>
    <w:rsid w:val="008B0F30"/>
    <w:rsid w:val="008B3E60"/>
    <w:rsid w:val="008B3E9F"/>
    <w:rsid w:val="008B50BD"/>
    <w:rsid w:val="008B7967"/>
    <w:rsid w:val="008B7FBF"/>
    <w:rsid w:val="008C2071"/>
    <w:rsid w:val="008C35F1"/>
    <w:rsid w:val="008C3E80"/>
    <w:rsid w:val="008C4972"/>
    <w:rsid w:val="008C648F"/>
    <w:rsid w:val="008D37C1"/>
    <w:rsid w:val="008D3D98"/>
    <w:rsid w:val="008D47AE"/>
    <w:rsid w:val="008D7BD2"/>
    <w:rsid w:val="008D7C00"/>
    <w:rsid w:val="008E0698"/>
    <w:rsid w:val="008E1D8E"/>
    <w:rsid w:val="008E2969"/>
    <w:rsid w:val="008E4017"/>
    <w:rsid w:val="008E446D"/>
    <w:rsid w:val="008E4B7C"/>
    <w:rsid w:val="008E4BC5"/>
    <w:rsid w:val="008E5C30"/>
    <w:rsid w:val="008E6023"/>
    <w:rsid w:val="008E6F7A"/>
    <w:rsid w:val="008F27C6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8F5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154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1EBF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17D60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1FD9"/>
    <w:rsid w:val="00AA37B9"/>
    <w:rsid w:val="00AB1637"/>
    <w:rsid w:val="00AB3446"/>
    <w:rsid w:val="00AB793E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0ECB"/>
    <w:rsid w:val="00AE1637"/>
    <w:rsid w:val="00AE1854"/>
    <w:rsid w:val="00AE651D"/>
    <w:rsid w:val="00AF038D"/>
    <w:rsid w:val="00AF0E55"/>
    <w:rsid w:val="00AF10F3"/>
    <w:rsid w:val="00AF3D2D"/>
    <w:rsid w:val="00AF4E97"/>
    <w:rsid w:val="00AF5DFE"/>
    <w:rsid w:val="00AF628A"/>
    <w:rsid w:val="00AF7B26"/>
    <w:rsid w:val="00AF7D75"/>
    <w:rsid w:val="00B00699"/>
    <w:rsid w:val="00B03DB3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195"/>
    <w:rsid w:val="00B847ED"/>
    <w:rsid w:val="00B852C8"/>
    <w:rsid w:val="00B87968"/>
    <w:rsid w:val="00B87FFB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4DC4"/>
    <w:rsid w:val="00BC794C"/>
    <w:rsid w:val="00BD18C4"/>
    <w:rsid w:val="00BD2F61"/>
    <w:rsid w:val="00BD351E"/>
    <w:rsid w:val="00BD485C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27F"/>
    <w:rsid w:val="00BE6564"/>
    <w:rsid w:val="00BE6D94"/>
    <w:rsid w:val="00BF3D52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71C"/>
    <w:rsid w:val="00C269A4"/>
    <w:rsid w:val="00C2752D"/>
    <w:rsid w:val="00C30809"/>
    <w:rsid w:val="00C30856"/>
    <w:rsid w:val="00C344FE"/>
    <w:rsid w:val="00C351C1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0C39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A7A50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917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41CA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367C7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570AE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C6A09"/>
    <w:rsid w:val="00DD1AA2"/>
    <w:rsid w:val="00DD243A"/>
    <w:rsid w:val="00DD3EAC"/>
    <w:rsid w:val="00DD4760"/>
    <w:rsid w:val="00DD492A"/>
    <w:rsid w:val="00DD4CEE"/>
    <w:rsid w:val="00DD513C"/>
    <w:rsid w:val="00DD5C1C"/>
    <w:rsid w:val="00DD5D1A"/>
    <w:rsid w:val="00DD64C6"/>
    <w:rsid w:val="00DE04F6"/>
    <w:rsid w:val="00DE2C8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01B0"/>
    <w:rsid w:val="00E63471"/>
    <w:rsid w:val="00E64E89"/>
    <w:rsid w:val="00E65531"/>
    <w:rsid w:val="00E65CB2"/>
    <w:rsid w:val="00E725B3"/>
    <w:rsid w:val="00E73428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381E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0BDD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0B0D"/>
    <w:rsid w:val="00F417C0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669FD"/>
    <w:rsid w:val="00F714B5"/>
    <w:rsid w:val="00F717CA"/>
    <w:rsid w:val="00F71D19"/>
    <w:rsid w:val="00F72625"/>
    <w:rsid w:val="00F7619E"/>
    <w:rsid w:val="00F7668E"/>
    <w:rsid w:val="00F77A84"/>
    <w:rsid w:val="00F8247A"/>
    <w:rsid w:val="00F8265B"/>
    <w:rsid w:val="00F82FE0"/>
    <w:rsid w:val="00F831EE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30D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4EEB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D"/>
  </w:style>
  <w:style w:type="paragraph" w:styleId="Footer">
    <w:name w:val="footer"/>
    <w:basedOn w:val="Normal"/>
    <w:link w:val="FooterChar"/>
    <w:uiPriority w:val="99"/>
    <w:unhideWhenUsed/>
    <w:rsid w:val="00FC03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D"/>
  </w:style>
  <w:style w:type="character" w:styleId="CommentReference">
    <w:name w:val="annotation reference"/>
    <w:basedOn w:val="DefaultParagraphFont"/>
    <w:uiPriority w:val="99"/>
    <w:semiHidden/>
    <w:unhideWhenUsed/>
    <w:rsid w:val="00112D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2D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2D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D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2DC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85D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E96D40F7917461FB57C615D47309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C5C61-8F97-45F3-A11E-EC3DF3FB084D}"/>
      </w:docPartPr>
      <w:docPartBody>
        <w:p w:rsidR="00A27C8B" w:rsidRDefault="00E04E7B" w:rsidP="00E04E7B">
          <w:pPr>
            <w:pStyle w:val="7E96D40F7917461FB57C615D47309923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B"/>
    <w:rsid w:val="009739CE"/>
    <w:rsid w:val="00A27C8B"/>
    <w:rsid w:val="00AE21E5"/>
    <w:rsid w:val="00BD68BB"/>
    <w:rsid w:val="00E0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96D40F7917461FB57C615D47309923">
    <w:name w:val="7E96D40F7917461FB57C615D47309923"/>
    <w:rsid w:val="00E04E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27</cp:revision>
  <dcterms:created xsi:type="dcterms:W3CDTF">2024-05-13T13:05:00Z</dcterms:created>
  <dcterms:modified xsi:type="dcterms:W3CDTF">2024-05-13T19:51:00Z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