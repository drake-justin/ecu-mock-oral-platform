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842C0" w14:textId="24880CC5" w:rsidR="00812D23" w:rsidRPr="003F47D1" w:rsidRDefault="00FE233C" w:rsidP="00647283">
      <w:pPr>
        <w:pStyle w:val="NormalWeb"/>
        <w:spacing w:before="138" w:after="0"/>
        <w:ind w:right="224"/>
        <w:jc w:val="both"/>
        <w:rPr>
          <w:rStyle w:val="Hyperlink"/>
          <w:rFonts w:asciiTheme="minorBidi" w:hAnsiTheme="minorBidi" w:cstheme="minorBidi"/>
          <w:b/>
          <w:bCs/>
          <w:color w:val="C00000"/>
          <w:sz w:val="28"/>
          <w:szCs w:val="28"/>
        </w:rPr>
      </w:pPr>
      <w:r w:rsidRPr="003F47D1">
        <w:rPr>
          <w:rFonts w:asciiTheme="minorBidi" w:hAnsiTheme="minorBidi" w:cstheme="minorBidi"/>
          <w:b/>
          <w:bCs/>
          <w:color w:val="C00000"/>
          <w:sz w:val="28"/>
          <w:szCs w:val="28"/>
        </w:rPr>
        <w:t>Abdominal Wall Reconstruction</w:t>
      </w:r>
      <w:r w:rsidR="006336DD" w:rsidRPr="003F47D1">
        <w:rPr>
          <w:rStyle w:val="Hyperlink"/>
          <w:rFonts w:asciiTheme="minorBidi" w:hAnsiTheme="minorBidi" w:cstheme="minorBidi"/>
          <w:b/>
          <w:bCs/>
          <w:color w:val="C00000"/>
          <w:sz w:val="28"/>
          <w:szCs w:val="28"/>
        </w:rPr>
        <w:t xml:space="preserve"> </w:t>
      </w:r>
    </w:p>
    <w:p w14:paraId="6C40258A" w14:textId="07AD21E1" w:rsidR="00B9637F" w:rsidRPr="003F47D1" w:rsidRDefault="00B9637F" w:rsidP="00FE233C">
      <w:pPr>
        <w:widowControl w:val="0"/>
        <w:pBdr>
          <w:top w:val="nil"/>
          <w:left w:val="nil"/>
          <w:bottom w:val="nil"/>
          <w:right w:val="nil"/>
          <w:between w:val="nil"/>
        </w:pBdr>
        <w:spacing w:before="137" w:line="279" w:lineRule="auto"/>
        <w:ind w:right="300"/>
        <w:rPr>
          <w:rFonts w:asciiTheme="minorBidi" w:eastAsia="Times New Roman" w:hAnsiTheme="minorBidi"/>
          <w:b/>
          <w:bCs/>
          <w:color w:val="000000"/>
          <w:sz w:val="28"/>
          <w:szCs w:val="28"/>
        </w:rPr>
      </w:pPr>
      <w:r w:rsidRPr="003F47D1">
        <w:rPr>
          <w:rFonts w:asciiTheme="minorBidi" w:eastAsia="Times New Roman" w:hAnsiTheme="minorBidi"/>
          <w:b/>
          <w:bCs/>
          <w:noProof/>
          <w:color w:val="000000"/>
          <w:sz w:val="28"/>
          <w:szCs w:val="28"/>
        </w:rPr>
        <mc:AlternateContent>
          <mc:Choice Requires="wps">
            <w:drawing>
              <wp:anchor distT="45720" distB="45720" distL="114300" distR="114300" simplePos="0" relativeHeight="251663360" behindDoc="0" locked="0" layoutInCell="1" allowOverlap="1" wp14:anchorId="295C6828" wp14:editId="311E60F7">
                <wp:simplePos x="0" y="0"/>
                <wp:positionH relativeFrom="margin">
                  <wp:align>left</wp:align>
                </wp:positionH>
                <wp:positionV relativeFrom="paragraph">
                  <wp:posOffset>350520</wp:posOffset>
                </wp:positionV>
                <wp:extent cx="6038215" cy="4128770"/>
                <wp:effectExtent l="0" t="0" r="19685" b="24130"/>
                <wp:wrapSquare wrapText="bothSides"/>
                <wp:docPr id="255081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215" cy="4129088"/>
                        </a:xfrm>
                        <a:prstGeom prst="rect">
                          <a:avLst/>
                        </a:prstGeom>
                        <a:solidFill>
                          <a:srgbClr val="FFFFFF"/>
                        </a:solidFill>
                        <a:ln w="9525">
                          <a:solidFill>
                            <a:srgbClr val="000000"/>
                          </a:solidFill>
                          <a:miter lim="800000"/>
                          <a:headEnd/>
                          <a:tailEnd/>
                        </a:ln>
                      </wps:spPr>
                      <wps:txbx>
                        <w:txbxContent>
                          <w:p w14:paraId="46002661" w14:textId="76745EEB" w:rsidR="00CF3B97" w:rsidRDefault="00B9637F" w:rsidP="00CF3B97">
                            <w:pPr>
                              <w:spacing w:before="136" w:after="0" w:line="240" w:lineRule="auto"/>
                              <w:rPr>
                                <w:rFonts w:ascii="Arial" w:eastAsia="Times New Roman" w:hAnsi="Arial" w:cs="Arial"/>
                                <w:color w:val="000000"/>
                                <w:sz w:val="28"/>
                                <w:szCs w:val="28"/>
                              </w:rPr>
                            </w:pPr>
                            <w:r w:rsidRPr="00483AA4">
                              <w:rPr>
                                <w:rFonts w:ascii="Aptos" w:hAnsi="Aptos" w:cstheme="minorHAnsi"/>
                                <w:b/>
                                <w:bCs/>
                                <w:color w:val="000000"/>
                                <w:highlight w:val="yellow"/>
                              </w:rPr>
                              <w:t>Stem</w:t>
                            </w:r>
                            <w:r w:rsidRPr="00483AA4">
                              <w:rPr>
                                <w:rFonts w:ascii="Aptos" w:hAnsi="Aptos" w:cstheme="minorHAnsi"/>
                                <w:b/>
                                <w:bCs/>
                                <w:color w:val="000000"/>
                              </w:rPr>
                              <w:t xml:space="preserve">: </w:t>
                            </w:r>
                            <w:r w:rsidR="00CF3B97" w:rsidRPr="00613C0D">
                              <w:rPr>
                                <w:rFonts w:ascii="Arial" w:eastAsia="Times New Roman" w:hAnsi="Arial" w:cs="Arial"/>
                                <w:color w:val="000000"/>
                                <w:sz w:val="28"/>
                                <w:szCs w:val="28"/>
                              </w:rPr>
                              <w:t xml:space="preserve">56-year-old obese (BMI 41 kg/m2) male </w:t>
                            </w:r>
                            <w:r w:rsidR="00CF3B97">
                              <w:rPr>
                                <w:rFonts w:ascii="Arial" w:eastAsia="Times New Roman" w:hAnsi="Arial" w:cs="Arial"/>
                                <w:color w:val="000000"/>
                                <w:sz w:val="28"/>
                                <w:szCs w:val="28"/>
                              </w:rPr>
                              <w:t xml:space="preserve">who 3 y ago </w:t>
                            </w:r>
                            <w:r w:rsidR="00CF3B97" w:rsidRPr="00613C0D">
                              <w:rPr>
                                <w:rFonts w:ascii="Arial" w:eastAsia="Times New Roman" w:hAnsi="Arial" w:cs="Arial"/>
                                <w:color w:val="000000"/>
                                <w:sz w:val="28"/>
                                <w:szCs w:val="28"/>
                              </w:rPr>
                              <w:t>underwent an elective Sigmoid</w:t>
                            </w:r>
                            <w:r w:rsidR="00CF3B97">
                              <w:rPr>
                                <w:rFonts w:ascii="Arial" w:eastAsia="Times New Roman" w:hAnsi="Arial" w:cs="Arial"/>
                                <w:color w:val="000000"/>
                                <w:sz w:val="28"/>
                                <w:szCs w:val="28"/>
                              </w:rPr>
                              <w:t>e</w:t>
                            </w:r>
                            <w:r w:rsidR="00CF3B97" w:rsidRPr="00613C0D">
                              <w:rPr>
                                <w:rFonts w:ascii="Arial" w:eastAsia="Times New Roman" w:hAnsi="Arial" w:cs="Arial"/>
                                <w:color w:val="000000"/>
                                <w:sz w:val="28"/>
                                <w:szCs w:val="28"/>
                              </w:rPr>
                              <w:t>ctomy.</w:t>
                            </w:r>
                          </w:p>
                          <w:p w14:paraId="0ECD2923" w14:textId="019EF204" w:rsidR="00CF3B97" w:rsidRDefault="00CF3B97" w:rsidP="00CF3B97">
                            <w:pPr>
                              <w:spacing w:before="136" w:after="0" w:line="240" w:lineRule="auto"/>
                              <w:rPr>
                                <w:rFonts w:ascii="Arial" w:eastAsia="Times New Roman" w:hAnsi="Arial" w:cs="Arial"/>
                                <w:color w:val="000000"/>
                                <w:sz w:val="28"/>
                                <w:szCs w:val="28"/>
                              </w:rPr>
                            </w:pPr>
                            <w:r w:rsidRPr="00613C0D">
                              <w:rPr>
                                <w:rFonts w:ascii="Arial" w:eastAsia="Times New Roman" w:hAnsi="Arial" w:cs="Arial"/>
                                <w:color w:val="000000"/>
                                <w:sz w:val="28"/>
                                <w:szCs w:val="28"/>
                              </w:rPr>
                              <w:t xml:space="preserve">He developed a postoperative wound infection and his wound healed by secondary intention. He </w:t>
                            </w:r>
                            <w:r>
                              <w:rPr>
                                <w:rFonts w:ascii="Arial" w:eastAsia="Times New Roman" w:hAnsi="Arial" w:cs="Arial"/>
                                <w:color w:val="000000"/>
                                <w:sz w:val="28"/>
                                <w:szCs w:val="28"/>
                              </w:rPr>
                              <w:t xml:space="preserve">developed </w:t>
                            </w:r>
                            <w:r w:rsidRPr="00613C0D">
                              <w:rPr>
                                <w:rFonts w:ascii="Arial" w:eastAsia="Times New Roman" w:hAnsi="Arial" w:cs="Arial"/>
                                <w:color w:val="000000"/>
                                <w:sz w:val="28"/>
                                <w:szCs w:val="28"/>
                              </w:rPr>
                              <w:t>incisional hernia and underwent elective</w:t>
                            </w:r>
                            <w:r>
                              <w:rPr>
                                <w:rFonts w:ascii="Arial" w:eastAsia="Times New Roman" w:hAnsi="Arial" w:cs="Arial"/>
                                <w:color w:val="000000"/>
                                <w:sz w:val="28"/>
                                <w:szCs w:val="28"/>
                              </w:rPr>
                              <w:t xml:space="preserve"> open </w:t>
                            </w:r>
                            <w:r w:rsidRPr="00613C0D">
                              <w:rPr>
                                <w:rFonts w:ascii="Arial" w:eastAsia="Times New Roman" w:hAnsi="Arial" w:cs="Arial"/>
                                <w:color w:val="000000"/>
                                <w:sz w:val="28"/>
                                <w:szCs w:val="28"/>
                              </w:rPr>
                              <w:t>repair.</w:t>
                            </w:r>
                          </w:p>
                          <w:p w14:paraId="6FAFEBA5" w14:textId="77777777" w:rsidR="00CF3B97" w:rsidRDefault="00CF3B97" w:rsidP="00CF3B97">
                            <w:pPr>
                              <w:spacing w:before="136" w:after="0" w:line="240" w:lineRule="auto"/>
                              <w:rPr>
                                <w:rFonts w:ascii="Arial" w:eastAsia="Times New Roman" w:hAnsi="Arial" w:cs="Arial"/>
                                <w:color w:val="000000"/>
                                <w:sz w:val="28"/>
                                <w:szCs w:val="28"/>
                              </w:rPr>
                            </w:pPr>
                            <w:r w:rsidRPr="00613C0D">
                              <w:rPr>
                                <w:rFonts w:ascii="Arial" w:eastAsia="Times New Roman" w:hAnsi="Arial" w:cs="Arial"/>
                                <w:color w:val="000000"/>
                                <w:sz w:val="28"/>
                                <w:szCs w:val="28"/>
                              </w:rPr>
                              <w:t xml:space="preserve">He initially did well </w:t>
                            </w:r>
                            <w:r>
                              <w:rPr>
                                <w:rFonts w:ascii="Arial" w:eastAsia="Times New Roman" w:hAnsi="Arial" w:cs="Arial"/>
                                <w:color w:val="000000"/>
                                <w:sz w:val="28"/>
                                <w:szCs w:val="28"/>
                              </w:rPr>
                              <w:t>but on</w:t>
                            </w:r>
                            <w:r w:rsidRPr="00613C0D">
                              <w:rPr>
                                <w:rFonts w:ascii="Arial" w:eastAsia="Times New Roman" w:hAnsi="Arial" w:cs="Arial"/>
                                <w:color w:val="000000"/>
                                <w:sz w:val="28"/>
                                <w:szCs w:val="28"/>
                              </w:rPr>
                              <w:t xml:space="preserve"> 2-week postoperative visit, he </w:t>
                            </w:r>
                            <w:r>
                              <w:rPr>
                                <w:rFonts w:ascii="Arial" w:eastAsia="Times New Roman" w:hAnsi="Arial" w:cs="Arial"/>
                                <w:color w:val="000000"/>
                                <w:sz w:val="28"/>
                                <w:szCs w:val="28"/>
                              </w:rPr>
                              <w:t xml:space="preserve">developed wound infection and </w:t>
                            </w:r>
                            <w:r w:rsidRPr="00613C0D">
                              <w:rPr>
                                <w:rFonts w:ascii="Arial" w:eastAsia="Times New Roman" w:hAnsi="Arial" w:cs="Arial"/>
                                <w:color w:val="000000"/>
                                <w:sz w:val="28"/>
                                <w:szCs w:val="28"/>
                              </w:rPr>
                              <w:t>was explored in the operating room, the wound was opened, the fascia appeared intact, and cultures revealed MRSA. He was placed on a negative pressure wound therapy for approximately 6 months</w:t>
                            </w:r>
                            <w:r>
                              <w:rPr>
                                <w:rFonts w:ascii="Arial" w:eastAsia="Times New Roman" w:hAnsi="Arial" w:cs="Arial"/>
                                <w:color w:val="000000"/>
                                <w:sz w:val="28"/>
                                <w:szCs w:val="28"/>
                              </w:rPr>
                              <w:t>.</w:t>
                            </w:r>
                          </w:p>
                          <w:p w14:paraId="4AF0012B" w14:textId="77777777" w:rsidR="00CF3B97" w:rsidRDefault="00CF3B97" w:rsidP="00CF3B97">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He</w:t>
                            </w:r>
                            <w:r w:rsidRPr="00613C0D">
                              <w:rPr>
                                <w:rFonts w:ascii="Arial" w:eastAsia="Times New Roman" w:hAnsi="Arial" w:cs="Arial"/>
                                <w:color w:val="000000"/>
                                <w:sz w:val="28"/>
                                <w:szCs w:val="28"/>
                              </w:rPr>
                              <w:t xml:space="preserve"> </w:t>
                            </w:r>
                            <w:r>
                              <w:rPr>
                                <w:rFonts w:ascii="Arial" w:eastAsia="Times New Roman" w:hAnsi="Arial" w:cs="Arial"/>
                                <w:color w:val="000000"/>
                                <w:sz w:val="28"/>
                                <w:szCs w:val="28"/>
                              </w:rPr>
                              <w:t>now has</w:t>
                            </w:r>
                            <w:r w:rsidRPr="00613C0D">
                              <w:rPr>
                                <w:rFonts w:ascii="Arial" w:eastAsia="Times New Roman" w:hAnsi="Arial" w:cs="Arial"/>
                                <w:color w:val="000000"/>
                                <w:sz w:val="28"/>
                                <w:szCs w:val="28"/>
                              </w:rPr>
                              <w:t xml:space="preserve"> a chronic draining sinus</w:t>
                            </w:r>
                            <w:r>
                              <w:rPr>
                                <w:rFonts w:ascii="Arial" w:eastAsia="Times New Roman" w:hAnsi="Arial" w:cs="Arial"/>
                                <w:color w:val="000000"/>
                                <w:sz w:val="28"/>
                                <w:szCs w:val="28"/>
                              </w:rPr>
                              <w:t>, he</w:t>
                            </w:r>
                            <w:r w:rsidRPr="00613C0D">
                              <w:rPr>
                                <w:rFonts w:ascii="Arial" w:eastAsia="Times New Roman" w:hAnsi="Arial" w:cs="Arial"/>
                                <w:color w:val="000000"/>
                                <w:sz w:val="28"/>
                                <w:szCs w:val="28"/>
                              </w:rPr>
                              <w:t xml:space="preserve"> reports generalized malaise, denies fevers</w:t>
                            </w:r>
                          </w:p>
                          <w:p w14:paraId="74699B92" w14:textId="77777777" w:rsidR="00CF3B97" w:rsidRDefault="00CF3B97" w:rsidP="00CF3B97">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PE: N</w:t>
                            </w:r>
                            <w:r w:rsidRPr="00613C0D">
                              <w:rPr>
                                <w:rFonts w:ascii="Arial" w:eastAsia="Times New Roman" w:hAnsi="Arial" w:cs="Arial"/>
                                <w:color w:val="000000"/>
                                <w:sz w:val="28"/>
                                <w:szCs w:val="28"/>
                              </w:rPr>
                              <w:t>o erythema on exam</w:t>
                            </w:r>
                          </w:p>
                          <w:p w14:paraId="12821EC9" w14:textId="77777777" w:rsidR="00CF3B97" w:rsidRDefault="00CF3B97" w:rsidP="00CF3B97">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CT Abd</w:t>
                            </w:r>
                            <w:r w:rsidRPr="00613C0D">
                              <w:rPr>
                                <w:rFonts w:ascii="Arial" w:eastAsia="Times New Roman" w:hAnsi="Arial" w:cs="Arial"/>
                                <w:color w:val="000000"/>
                                <w:sz w:val="28"/>
                                <w:szCs w:val="28"/>
                              </w:rPr>
                              <w:t xml:space="preserve"> reveals fluid around the mesh</w:t>
                            </w:r>
                          </w:p>
                          <w:p w14:paraId="24E3CA7B" w14:textId="77777777" w:rsidR="00CF3B97" w:rsidRDefault="00CF3B97" w:rsidP="00CF3B97">
                            <w:pPr>
                              <w:spacing w:before="136" w:after="0" w:line="240" w:lineRule="auto"/>
                              <w:rPr>
                                <w:rFonts w:ascii="Arial" w:eastAsia="Times New Roman" w:hAnsi="Arial" w:cs="Arial"/>
                                <w:color w:val="000000"/>
                                <w:sz w:val="28"/>
                                <w:szCs w:val="28"/>
                              </w:rPr>
                            </w:pPr>
                            <w:r w:rsidRPr="00613C0D">
                              <w:rPr>
                                <w:rFonts w:ascii="Arial" w:eastAsia="Times New Roman" w:hAnsi="Arial" w:cs="Arial"/>
                                <w:color w:val="000000"/>
                                <w:sz w:val="28"/>
                                <w:szCs w:val="28"/>
                              </w:rPr>
                              <w:t>Lab</w:t>
                            </w:r>
                            <w:r>
                              <w:rPr>
                                <w:rFonts w:ascii="Arial" w:eastAsia="Times New Roman" w:hAnsi="Arial" w:cs="Arial"/>
                                <w:color w:val="000000"/>
                                <w:sz w:val="28"/>
                                <w:szCs w:val="28"/>
                              </w:rPr>
                              <w:t>s: U</w:t>
                            </w:r>
                            <w:r w:rsidRPr="00613C0D">
                              <w:rPr>
                                <w:rFonts w:ascii="Arial" w:eastAsia="Times New Roman" w:hAnsi="Arial" w:cs="Arial"/>
                                <w:color w:val="000000"/>
                                <w:sz w:val="28"/>
                                <w:szCs w:val="28"/>
                              </w:rPr>
                              <w:t>nremarkable.</w:t>
                            </w:r>
                          </w:p>
                          <w:p w14:paraId="6992ED3E" w14:textId="51DB92C5" w:rsidR="00B9637F" w:rsidRPr="00483AA4" w:rsidRDefault="00CF3B97" w:rsidP="00CF3B97">
                            <w:pPr>
                              <w:widowControl w:val="0"/>
                              <w:pBdr>
                                <w:top w:val="nil"/>
                                <w:left w:val="nil"/>
                                <w:bottom w:val="nil"/>
                                <w:right w:val="nil"/>
                                <w:between w:val="nil"/>
                              </w:pBdr>
                              <w:spacing w:before="137" w:line="279" w:lineRule="auto"/>
                              <w:ind w:right="300"/>
                              <w:rPr>
                                <w:rFonts w:ascii="Aptos" w:eastAsia="Calibri" w:hAnsi="Aptos" w:cs="Calibri"/>
                                <w:color w:val="000000"/>
                              </w:rPr>
                            </w:pPr>
                            <w:r>
                              <w:rPr>
                                <w:rFonts w:ascii="Arial" w:eastAsia="Times New Roman" w:hAnsi="Arial" w:cs="Arial"/>
                                <w:color w:val="000000"/>
                                <w:sz w:val="28"/>
                                <w:szCs w:val="28"/>
                              </w:rPr>
                              <w:t>P</w:t>
                            </w:r>
                            <w:r w:rsidRPr="00613C0D">
                              <w:rPr>
                                <w:rFonts w:ascii="Arial" w:eastAsia="Times New Roman" w:hAnsi="Arial" w:cs="Arial"/>
                                <w:color w:val="000000"/>
                                <w:sz w:val="28"/>
                                <w:szCs w:val="28"/>
                              </w:rPr>
                              <w:t>ast medical history of hypertension and non–insulin-dependent diabetes</w:t>
                            </w:r>
                          </w:p>
                          <w:p w14:paraId="44A44036" w14:textId="77777777" w:rsidR="00B9637F" w:rsidRDefault="00B9637F" w:rsidP="00B963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295C6828" id="_x0000_t202" coordsize="21600,21600" o:spt="202" path="m,l,21600r21600,l21600,xe">
                <v:stroke joinstyle="miter"/>
                <v:path gradientshapeok="t" o:connecttype="rect"/>
              </v:shapetype>
              <v:shape id="Text Box 2" o:spid="_x0000_s1026" type="#_x0000_t202" style="position:absolute;margin-left:0;margin-top:27.6pt;width:475.45pt;height:325.1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">
                <v:textbox>
                  <w:txbxContent>
                    <w:p w14:paraId="46002661" w14:textId="76745EEB" w:rsidR="00CF3B97" w:rsidRDefault="00B9637F" w:rsidP="00CF3B97">
                      <w:pPr>
                        <w:spacing w:before="136" w:after="0" w:line="240" w:lineRule="auto"/>
                        <w:rPr>
                          <w:rFonts w:ascii="Arial" w:eastAsia="Times New Roman" w:hAnsi="Arial" w:cs="Arial"/>
                          <w:color w:val="000000"/>
                          <w:sz w:val="28"/>
                          <w:szCs w:val="28"/>
                        </w:rPr>
                      </w:pPr>
                      <w:r w:rsidRPr="00483AA4">
                        <w:rPr>
                          <w:rFonts w:ascii="Aptos" w:hAnsi="Aptos" w:cstheme="minorHAnsi"/>
                          <w:b/>
                          <w:bCs/>
                          <w:color w:val="000000"/>
                          <w:highlight w:val="yellow"/>
                        </w:rPr>
                        <w:t>Stem</w:t>
                      </w:r>
                      <w:r w:rsidRPr="00483AA4">
                        <w:rPr>
                          <w:rFonts w:ascii="Aptos" w:hAnsi="Aptos" w:cstheme="minorHAnsi"/>
                          <w:b/>
                          <w:bCs/>
                          <w:color w:val="000000"/>
                        </w:rPr>
                        <w:t xml:space="preserve">: </w:t>
                      </w:r>
                      <w:r w:rsidR="00CF3B97" w:rsidRPr="00613C0D">
                        <w:rPr>
                          <w:rFonts w:ascii="Arial" w:eastAsia="Times New Roman" w:hAnsi="Arial" w:cs="Arial"/>
                          <w:color w:val="000000"/>
                          <w:sz w:val="28"/>
                          <w:szCs w:val="28"/>
                        </w:rPr>
                        <w:t xml:space="preserve">56-year-old obese (BMI 41 kg/m2) male </w:t>
                      </w:r>
                      <w:r w:rsidR="00CF3B97">
                        <w:rPr>
                          <w:rFonts w:ascii="Arial" w:eastAsia="Times New Roman" w:hAnsi="Arial" w:cs="Arial"/>
                          <w:color w:val="000000"/>
                          <w:sz w:val="28"/>
                          <w:szCs w:val="28"/>
                        </w:rPr>
                        <w:t xml:space="preserve">who 3 y ago </w:t>
                      </w:r>
                      <w:r w:rsidR="00CF3B97" w:rsidRPr="00613C0D">
                        <w:rPr>
                          <w:rFonts w:ascii="Arial" w:eastAsia="Times New Roman" w:hAnsi="Arial" w:cs="Arial"/>
                          <w:color w:val="000000"/>
                          <w:sz w:val="28"/>
                          <w:szCs w:val="28"/>
                        </w:rPr>
                        <w:t>underwent an elective Sigmoid</w:t>
                      </w:r>
                      <w:r w:rsidR="00CF3B97">
                        <w:rPr>
                          <w:rFonts w:ascii="Arial" w:eastAsia="Times New Roman" w:hAnsi="Arial" w:cs="Arial"/>
                          <w:color w:val="000000"/>
                          <w:sz w:val="28"/>
                          <w:szCs w:val="28"/>
                        </w:rPr>
                        <w:t>e</w:t>
                      </w:r>
                      <w:r w:rsidR="00CF3B97" w:rsidRPr="00613C0D">
                        <w:rPr>
                          <w:rFonts w:ascii="Arial" w:eastAsia="Times New Roman" w:hAnsi="Arial" w:cs="Arial"/>
                          <w:color w:val="000000"/>
                          <w:sz w:val="28"/>
                          <w:szCs w:val="28"/>
                        </w:rPr>
                        <w:t>ctomy.</w:t>
                      </w:r>
                    </w:p>
                    <w:p w14:paraId="0ECD2923" w14:textId="019EF204" w:rsidR="00CF3B97" w:rsidRDefault="00CF3B97" w:rsidP="00CF3B97">
                      <w:pPr>
                        <w:spacing w:before="136" w:after="0" w:line="240" w:lineRule="auto"/>
                        <w:rPr>
                          <w:rFonts w:ascii="Arial" w:eastAsia="Times New Roman" w:hAnsi="Arial" w:cs="Arial"/>
                          <w:color w:val="000000"/>
                          <w:sz w:val="28"/>
                          <w:szCs w:val="28"/>
                        </w:rPr>
                      </w:pPr>
                      <w:r w:rsidRPr="00613C0D">
                        <w:rPr>
                          <w:rFonts w:ascii="Arial" w:eastAsia="Times New Roman" w:hAnsi="Arial" w:cs="Arial"/>
                          <w:color w:val="000000"/>
                          <w:sz w:val="28"/>
                          <w:szCs w:val="28"/>
                        </w:rPr>
                        <w:t xml:space="preserve">He developed a postoperative wound infection and his wound healed by secondary intention. He </w:t>
                      </w:r>
                      <w:r>
                        <w:rPr>
                          <w:rFonts w:ascii="Arial" w:eastAsia="Times New Roman" w:hAnsi="Arial" w:cs="Arial"/>
                          <w:color w:val="000000"/>
                          <w:sz w:val="28"/>
                          <w:szCs w:val="28"/>
                        </w:rPr>
                        <w:t xml:space="preserve">developed </w:t>
                      </w:r>
                      <w:r w:rsidRPr="00613C0D">
                        <w:rPr>
                          <w:rFonts w:ascii="Arial" w:eastAsia="Times New Roman" w:hAnsi="Arial" w:cs="Arial"/>
                          <w:color w:val="000000"/>
                          <w:sz w:val="28"/>
                          <w:szCs w:val="28"/>
                        </w:rPr>
                        <w:t>incisional hernia and underwent elective</w:t>
                      </w:r>
                      <w:r>
                        <w:rPr>
                          <w:rFonts w:ascii="Arial" w:eastAsia="Times New Roman" w:hAnsi="Arial" w:cs="Arial"/>
                          <w:color w:val="000000"/>
                          <w:sz w:val="28"/>
                          <w:szCs w:val="28"/>
                        </w:rPr>
                        <w:t xml:space="preserve"> open </w:t>
                      </w:r>
                      <w:r w:rsidRPr="00613C0D">
                        <w:rPr>
                          <w:rFonts w:ascii="Arial" w:eastAsia="Times New Roman" w:hAnsi="Arial" w:cs="Arial"/>
                          <w:color w:val="000000"/>
                          <w:sz w:val="28"/>
                          <w:szCs w:val="28"/>
                        </w:rPr>
                        <w:t>repair.</w:t>
                      </w:r>
                    </w:p>
                    <w:p w14:paraId="6FAFEBA5" w14:textId="77777777" w:rsidR="00CF3B97" w:rsidRDefault="00CF3B97" w:rsidP="00CF3B97">
                      <w:pPr>
                        <w:spacing w:before="136" w:after="0" w:line="240" w:lineRule="auto"/>
                        <w:rPr>
                          <w:rFonts w:ascii="Arial" w:eastAsia="Times New Roman" w:hAnsi="Arial" w:cs="Arial"/>
                          <w:color w:val="000000"/>
                          <w:sz w:val="28"/>
                          <w:szCs w:val="28"/>
                        </w:rPr>
                      </w:pPr>
                      <w:r w:rsidRPr="00613C0D">
                        <w:rPr>
                          <w:rFonts w:ascii="Arial" w:eastAsia="Times New Roman" w:hAnsi="Arial" w:cs="Arial"/>
                          <w:color w:val="000000"/>
                          <w:sz w:val="28"/>
                          <w:szCs w:val="28"/>
                        </w:rPr>
                        <w:t xml:space="preserve">He initially did well </w:t>
                      </w:r>
                      <w:r>
                        <w:rPr>
                          <w:rFonts w:ascii="Arial" w:eastAsia="Times New Roman" w:hAnsi="Arial" w:cs="Arial"/>
                          <w:color w:val="000000"/>
                          <w:sz w:val="28"/>
                          <w:szCs w:val="28"/>
                        </w:rPr>
                        <w:t>but on</w:t>
                      </w:r>
                      <w:r w:rsidRPr="00613C0D">
                        <w:rPr>
                          <w:rFonts w:ascii="Arial" w:eastAsia="Times New Roman" w:hAnsi="Arial" w:cs="Arial"/>
                          <w:color w:val="000000"/>
                          <w:sz w:val="28"/>
                          <w:szCs w:val="28"/>
                        </w:rPr>
                        <w:t xml:space="preserve"> 2-week postoperative visit, he </w:t>
                      </w:r>
                      <w:r>
                        <w:rPr>
                          <w:rFonts w:ascii="Arial" w:eastAsia="Times New Roman" w:hAnsi="Arial" w:cs="Arial"/>
                          <w:color w:val="000000"/>
                          <w:sz w:val="28"/>
                          <w:szCs w:val="28"/>
                        </w:rPr>
                        <w:t xml:space="preserve">developed wound infection and </w:t>
                      </w:r>
                      <w:r w:rsidRPr="00613C0D">
                        <w:rPr>
                          <w:rFonts w:ascii="Arial" w:eastAsia="Times New Roman" w:hAnsi="Arial" w:cs="Arial"/>
                          <w:color w:val="000000"/>
                          <w:sz w:val="28"/>
                          <w:szCs w:val="28"/>
                        </w:rPr>
                        <w:t>was explored in the operating room, the wound was opened, the fascia appeared intact, and cultures revealed MRSA. He was placed on a negative pressure wound therapy for approximately 6 months</w:t>
                      </w:r>
                      <w:r>
                        <w:rPr>
                          <w:rFonts w:ascii="Arial" w:eastAsia="Times New Roman" w:hAnsi="Arial" w:cs="Arial"/>
                          <w:color w:val="000000"/>
                          <w:sz w:val="28"/>
                          <w:szCs w:val="28"/>
                        </w:rPr>
                        <w:t>.</w:t>
                      </w:r>
                    </w:p>
                    <w:p w14:paraId="4AF0012B" w14:textId="77777777" w:rsidR="00CF3B97" w:rsidRDefault="00CF3B97" w:rsidP="00CF3B97">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He</w:t>
                      </w:r>
                      <w:r w:rsidRPr="00613C0D">
                        <w:rPr>
                          <w:rFonts w:ascii="Arial" w:eastAsia="Times New Roman" w:hAnsi="Arial" w:cs="Arial"/>
                          <w:color w:val="000000"/>
                          <w:sz w:val="28"/>
                          <w:szCs w:val="28"/>
                        </w:rPr>
                        <w:t xml:space="preserve"> </w:t>
                      </w:r>
                      <w:r>
                        <w:rPr>
                          <w:rFonts w:ascii="Arial" w:eastAsia="Times New Roman" w:hAnsi="Arial" w:cs="Arial"/>
                          <w:color w:val="000000"/>
                          <w:sz w:val="28"/>
                          <w:szCs w:val="28"/>
                        </w:rPr>
                        <w:t>now has</w:t>
                      </w:r>
                      <w:r w:rsidRPr="00613C0D">
                        <w:rPr>
                          <w:rFonts w:ascii="Arial" w:eastAsia="Times New Roman" w:hAnsi="Arial" w:cs="Arial"/>
                          <w:color w:val="000000"/>
                          <w:sz w:val="28"/>
                          <w:szCs w:val="28"/>
                        </w:rPr>
                        <w:t xml:space="preserve"> a chronic draining sinus</w:t>
                      </w:r>
                      <w:r>
                        <w:rPr>
                          <w:rFonts w:ascii="Arial" w:eastAsia="Times New Roman" w:hAnsi="Arial" w:cs="Arial"/>
                          <w:color w:val="000000"/>
                          <w:sz w:val="28"/>
                          <w:szCs w:val="28"/>
                        </w:rPr>
                        <w:t>, he</w:t>
                      </w:r>
                      <w:r w:rsidRPr="00613C0D">
                        <w:rPr>
                          <w:rFonts w:ascii="Arial" w:eastAsia="Times New Roman" w:hAnsi="Arial" w:cs="Arial"/>
                          <w:color w:val="000000"/>
                          <w:sz w:val="28"/>
                          <w:szCs w:val="28"/>
                        </w:rPr>
                        <w:t xml:space="preserve"> reports generalized malaise, denies fevers</w:t>
                      </w:r>
                    </w:p>
                    <w:p w14:paraId="74699B92" w14:textId="77777777" w:rsidR="00CF3B97" w:rsidRDefault="00CF3B97" w:rsidP="00CF3B97">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PE: N</w:t>
                      </w:r>
                      <w:r w:rsidRPr="00613C0D">
                        <w:rPr>
                          <w:rFonts w:ascii="Arial" w:eastAsia="Times New Roman" w:hAnsi="Arial" w:cs="Arial"/>
                          <w:color w:val="000000"/>
                          <w:sz w:val="28"/>
                          <w:szCs w:val="28"/>
                        </w:rPr>
                        <w:t>o erythema on exam</w:t>
                      </w:r>
                    </w:p>
                    <w:p w14:paraId="12821EC9" w14:textId="77777777" w:rsidR="00CF3B97" w:rsidRDefault="00CF3B97" w:rsidP="00CF3B97">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CT Abd</w:t>
                      </w:r>
                      <w:r w:rsidRPr="00613C0D">
                        <w:rPr>
                          <w:rFonts w:ascii="Arial" w:eastAsia="Times New Roman" w:hAnsi="Arial" w:cs="Arial"/>
                          <w:color w:val="000000"/>
                          <w:sz w:val="28"/>
                          <w:szCs w:val="28"/>
                        </w:rPr>
                        <w:t xml:space="preserve"> reveals fluid around the mesh</w:t>
                      </w:r>
                    </w:p>
                    <w:p w14:paraId="24E3CA7B" w14:textId="77777777" w:rsidR="00CF3B97" w:rsidRDefault="00CF3B97" w:rsidP="00CF3B97">
                      <w:pPr>
                        <w:spacing w:before="136" w:after="0" w:line="240" w:lineRule="auto"/>
                        <w:rPr>
                          <w:rFonts w:ascii="Arial" w:eastAsia="Times New Roman" w:hAnsi="Arial" w:cs="Arial"/>
                          <w:color w:val="000000"/>
                          <w:sz w:val="28"/>
                          <w:szCs w:val="28"/>
                        </w:rPr>
                      </w:pPr>
                      <w:r w:rsidRPr="00613C0D">
                        <w:rPr>
                          <w:rFonts w:ascii="Arial" w:eastAsia="Times New Roman" w:hAnsi="Arial" w:cs="Arial"/>
                          <w:color w:val="000000"/>
                          <w:sz w:val="28"/>
                          <w:szCs w:val="28"/>
                        </w:rPr>
                        <w:t>Lab</w:t>
                      </w:r>
                      <w:r>
                        <w:rPr>
                          <w:rFonts w:ascii="Arial" w:eastAsia="Times New Roman" w:hAnsi="Arial" w:cs="Arial"/>
                          <w:color w:val="000000"/>
                          <w:sz w:val="28"/>
                          <w:szCs w:val="28"/>
                        </w:rPr>
                        <w:t>s: U</w:t>
                      </w:r>
                      <w:r w:rsidRPr="00613C0D">
                        <w:rPr>
                          <w:rFonts w:ascii="Arial" w:eastAsia="Times New Roman" w:hAnsi="Arial" w:cs="Arial"/>
                          <w:color w:val="000000"/>
                          <w:sz w:val="28"/>
                          <w:szCs w:val="28"/>
                        </w:rPr>
                        <w:t>nremarkable.</w:t>
                      </w:r>
                    </w:p>
                    <w:p w14:paraId="6992ED3E" w14:textId="51DB92C5" w:rsidR="00B9637F" w:rsidRPr="00483AA4" w:rsidRDefault="00CF3B97" w:rsidP="00CF3B97">
                      <w:pPr>
                        <w:widowControl w:val="0"/>
                        <w:pBdr>
                          <w:top w:val="nil"/>
                          <w:left w:val="nil"/>
                          <w:bottom w:val="nil"/>
                          <w:right w:val="nil"/>
                          <w:between w:val="nil"/>
                        </w:pBdr>
                        <w:spacing w:before="137" w:line="279" w:lineRule="auto"/>
                        <w:ind w:right="300"/>
                        <w:rPr>
                          <w:rFonts w:ascii="Aptos" w:eastAsia="Calibri" w:hAnsi="Aptos" w:cs="Calibri"/>
                          <w:color w:val="000000"/>
                        </w:rPr>
                      </w:pPr>
                      <w:r>
                        <w:rPr>
                          <w:rFonts w:ascii="Arial" w:eastAsia="Times New Roman" w:hAnsi="Arial" w:cs="Arial"/>
                          <w:color w:val="000000"/>
                          <w:sz w:val="28"/>
                          <w:szCs w:val="28"/>
                        </w:rPr>
                        <w:t>P</w:t>
                      </w:r>
                      <w:r w:rsidRPr="00613C0D">
                        <w:rPr>
                          <w:rFonts w:ascii="Arial" w:eastAsia="Times New Roman" w:hAnsi="Arial" w:cs="Arial"/>
                          <w:color w:val="000000"/>
                          <w:sz w:val="28"/>
                          <w:szCs w:val="28"/>
                        </w:rPr>
                        <w:t>ast medical history of hypertension and non–insulin-dependent diabetes</w:t>
                      </w:r>
                    </w:p>
                    <w:p w14:paraId="44A44036" w14:textId="77777777" w:rsidR="00B9637F" w:rsidRDefault="00B9637F" w:rsidP="00B9637F"/>
                  </w:txbxContent>
                </v:textbox>
                <w10:wrap type="square" anchorx="margin"/>
              </v:shape>
            </w:pict>
          </mc:Fallback>
        </mc:AlternateContent>
      </w:r>
    </w:p>
    <w:p w14:paraId="68CCDE85" w14:textId="77777777" w:rsidR="00CF3B97" w:rsidRPr="003F47D1" w:rsidRDefault="00CF3B97" w:rsidP="00B9637F">
      <w:pPr>
        <w:widowControl w:val="0"/>
        <w:pBdr>
          <w:top w:val="nil"/>
          <w:left w:val="nil"/>
          <w:bottom w:val="nil"/>
          <w:right w:val="nil"/>
          <w:between w:val="nil"/>
        </w:pBdr>
        <w:spacing w:before="137" w:line="279" w:lineRule="auto"/>
        <w:ind w:right="300"/>
        <w:rPr>
          <w:rFonts w:asciiTheme="minorBidi" w:eastAsia="Calibri" w:hAnsiTheme="minorBidi"/>
          <w:b/>
          <w:color w:val="000000"/>
          <w:sz w:val="28"/>
          <w:szCs w:val="28"/>
          <w:highlight w:val="yellow"/>
        </w:rPr>
      </w:pPr>
    </w:p>
    <w:p w14:paraId="73ED1BBC" w14:textId="000583D2" w:rsidR="00B9637F" w:rsidRPr="003F47D1" w:rsidRDefault="00B9637F" w:rsidP="00B9637F">
      <w:pPr>
        <w:widowControl w:val="0"/>
        <w:pBdr>
          <w:top w:val="nil"/>
          <w:left w:val="nil"/>
          <w:bottom w:val="nil"/>
          <w:right w:val="nil"/>
          <w:between w:val="nil"/>
        </w:pBdr>
        <w:spacing w:before="137" w:line="279" w:lineRule="auto"/>
        <w:ind w:right="300"/>
        <w:rPr>
          <w:rFonts w:asciiTheme="minorBidi" w:eastAsia="Calibri" w:hAnsiTheme="minorBidi"/>
          <w:b/>
          <w:color w:val="000000"/>
          <w:sz w:val="28"/>
          <w:szCs w:val="28"/>
        </w:rPr>
      </w:pPr>
      <w:r w:rsidRPr="003F47D1">
        <w:rPr>
          <w:rFonts w:asciiTheme="minorBidi" w:eastAsia="Calibri" w:hAnsiTheme="minorBidi"/>
          <w:b/>
          <w:color w:val="000000"/>
          <w:sz w:val="28"/>
          <w:szCs w:val="28"/>
          <w:highlight w:val="yellow"/>
        </w:rPr>
        <w:t>What is Your Differential Diagnosis?</w:t>
      </w:r>
      <w:ins w:id="0" w:author="DeMaria, Eric Joel" w:date="2024-07-30T09:17:00Z">
        <w:r w:rsidR="00B0045B">
          <w:rPr>
            <w:rFonts w:asciiTheme="minorBidi" w:eastAsia="Calibri" w:hAnsiTheme="minorBidi"/>
            <w:b/>
            <w:color w:val="000000"/>
            <w:sz w:val="28"/>
            <w:szCs w:val="28"/>
          </w:rPr>
          <w:t xml:space="preserve"> Why is this </w:t>
        </w:r>
        <w:proofErr w:type="gramStart"/>
        <w:r w:rsidR="00B0045B">
          <w:rPr>
            <w:rFonts w:asciiTheme="minorBidi" w:eastAsia="Calibri" w:hAnsiTheme="minorBidi"/>
            <w:b/>
            <w:color w:val="000000"/>
            <w:sz w:val="28"/>
            <w:szCs w:val="28"/>
          </w:rPr>
          <w:t>differential ?</w:t>
        </w:r>
        <w:proofErr w:type="gramEnd"/>
        <w:r w:rsidR="00B0045B">
          <w:rPr>
            <w:rFonts w:asciiTheme="minorBidi" w:eastAsia="Calibri" w:hAnsiTheme="minorBidi"/>
            <w:b/>
            <w:color w:val="000000"/>
            <w:sz w:val="28"/>
            <w:szCs w:val="28"/>
          </w:rPr>
          <w:t xml:space="preserve"> scenario says nothing </w:t>
        </w:r>
      </w:ins>
      <w:ins w:id="1" w:author="DeMaria, Eric Joel" w:date="2024-07-30T09:18:00Z">
        <w:r w:rsidR="00B0045B">
          <w:rPr>
            <w:rFonts w:asciiTheme="minorBidi" w:eastAsia="Calibri" w:hAnsiTheme="minorBidi"/>
            <w:b/>
            <w:color w:val="000000"/>
            <w:sz w:val="28"/>
            <w:szCs w:val="28"/>
          </w:rPr>
          <w:t xml:space="preserve">about being on a vent.  Obvious from scenario is wound infection- but the answers suggest this is an acute postop complication so why does scenario say was on a wound vac </w:t>
        </w:r>
      </w:ins>
      <w:ins w:id="2" w:author="DeMaria, Eric Joel" w:date="2024-07-30T09:19:00Z">
        <w:r w:rsidR="00B0045B">
          <w:rPr>
            <w:rFonts w:asciiTheme="minorBidi" w:eastAsia="Calibri" w:hAnsiTheme="minorBidi"/>
            <w:b/>
            <w:color w:val="000000"/>
            <w:sz w:val="28"/>
            <w:szCs w:val="28"/>
          </w:rPr>
          <w:t>for 6 months?  Needs to be re-written! Almost sounds like the scenario isn’t matched to the correct Q&amp;A sequen</w:t>
        </w:r>
      </w:ins>
      <w:ins w:id="3" w:author="DeMaria, Eric Joel" w:date="2024-07-30T09:20:00Z">
        <w:r w:rsidR="00B0045B">
          <w:rPr>
            <w:rFonts w:asciiTheme="minorBidi" w:eastAsia="Calibri" w:hAnsiTheme="minorBidi"/>
            <w:b/>
            <w:color w:val="000000"/>
            <w:sz w:val="28"/>
            <w:szCs w:val="28"/>
          </w:rPr>
          <w:t xml:space="preserve">ce. </w:t>
        </w:r>
      </w:ins>
    </w:p>
    <w:p w14:paraId="6A4DFE32"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8" w:line="243" w:lineRule="auto"/>
        <w:ind w:right="208"/>
        <w:rPr>
          <w:rFonts w:asciiTheme="minorBidi" w:eastAsia="Calibri" w:hAnsiTheme="minorBidi"/>
          <w:color w:val="000000"/>
          <w:sz w:val="28"/>
          <w:szCs w:val="28"/>
        </w:rPr>
      </w:pPr>
      <w:r w:rsidRPr="003F47D1">
        <w:rPr>
          <w:rFonts w:asciiTheme="minorBidi" w:eastAsia="Calibri" w:hAnsiTheme="minorBidi"/>
          <w:color w:val="000000"/>
          <w:sz w:val="28"/>
          <w:szCs w:val="28"/>
        </w:rPr>
        <w:t>VAP (Ventilator associated pneumonia)</w:t>
      </w:r>
    </w:p>
    <w:p w14:paraId="4D1DAA97"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8" w:line="243" w:lineRule="auto"/>
        <w:ind w:right="208"/>
        <w:rPr>
          <w:rFonts w:asciiTheme="minorBidi" w:eastAsia="Calibri" w:hAnsiTheme="minorBidi"/>
          <w:color w:val="000000"/>
          <w:sz w:val="28"/>
          <w:szCs w:val="28"/>
        </w:rPr>
      </w:pPr>
      <w:r w:rsidRPr="003F47D1">
        <w:rPr>
          <w:rFonts w:asciiTheme="minorBidi" w:eastAsia="Calibri" w:hAnsiTheme="minorBidi"/>
          <w:color w:val="000000"/>
          <w:sz w:val="28"/>
          <w:szCs w:val="28"/>
        </w:rPr>
        <w:t>Pneumonitis.</w:t>
      </w:r>
    </w:p>
    <w:p w14:paraId="06264850"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8" w:line="243" w:lineRule="auto"/>
        <w:ind w:right="208"/>
        <w:rPr>
          <w:rFonts w:asciiTheme="minorBidi" w:eastAsia="Calibri" w:hAnsiTheme="minorBidi"/>
          <w:color w:val="000000"/>
          <w:sz w:val="28"/>
          <w:szCs w:val="28"/>
        </w:rPr>
      </w:pPr>
      <w:r w:rsidRPr="003F47D1">
        <w:rPr>
          <w:rFonts w:asciiTheme="minorBidi" w:eastAsia="Calibri" w:hAnsiTheme="minorBidi"/>
          <w:color w:val="000000"/>
          <w:sz w:val="28"/>
          <w:szCs w:val="28"/>
        </w:rPr>
        <w:t>Pulmonary contusion.</w:t>
      </w:r>
    </w:p>
    <w:p w14:paraId="05B0D64B"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8" w:line="243" w:lineRule="auto"/>
        <w:ind w:right="208"/>
        <w:rPr>
          <w:rFonts w:asciiTheme="minorBidi" w:eastAsia="Calibri" w:hAnsiTheme="minorBidi"/>
          <w:color w:val="000000"/>
          <w:sz w:val="28"/>
          <w:szCs w:val="28"/>
        </w:rPr>
      </w:pPr>
      <w:r w:rsidRPr="003F47D1">
        <w:rPr>
          <w:rFonts w:asciiTheme="minorBidi" w:eastAsia="Calibri" w:hAnsiTheme="minorBidi"/>
          <w:color w:val="000000"/>
          <w:sz w:val="28"/>
          <w:szCs w:val="28"/>
        </w:rPr>
        <w:t>PE.</w:t>
      </w:r>
    </w:p>
    <w:p w14:paraId="6C19BBAF"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8" w:line="243" w:lineRule="auto"/>
        <w:ind w:right="208"/>
        <w:rPr>
          <w:rFonts w:asciiTheme="minorBidi" w:eastAsia="Calibri" w:hAnsiTheme="minorBidi"/>
          <w:color w:val="000000"/>
          <w:sz w:val="28"/>
          <w:szCs w:val="28"/>
        </w:rPr>
      </w:pPr>
      <w:r w:rsidRPr="003F47D1">
        <w:rPr>
          <w:rFonts w:asciiTheme="minorBidi" w:eastAsia="Calibri" w:hAnsiTheme="minorBidi"/>
          <w:color w:val="000000"/>
          <w:sz w:val="28"/>
          <w:szCs w:val="28"/>
        </w:rPr>
        <w:t>ETT migration.</w:t>
      </w:r>
    </w:p>
    <w:p w14:paraId="32420A82"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8" w:line="243" w:lineRule="auto"/>
        <w:ind w:right="208"/>
        <w:rPr>
          <w:rFonts w:asciiTheme="minorBidi" w:eastAsia="Calibri" w:hAnsiTheme="minorBidi"/>
          <w:color w:val="000000"/>
          <w:sz w:val="28"/>
          <w:szCs w:val="28"/>
        </w:rPr>
      </w:pPr>
      <w:r w:rsidRPr="003F47D1">
        <w:rPr>
          <w:rFonts w:asciiTheme="minorBidi" w:eastAsia="Calibri" w:hAnsiTheme="minorBidi"/>
          <w:color w:val="000000"/>
          <w:sz w:val="28"/>
          <w:szCs w:val="28"/>
        </w:rPr>
        <w:t xml:space="preserve">Mucus plug </w:t>
      </w:r>
    </w:p>
    <w:p w14:paraId="2A99E04A" w14:textId="77777777" w:rsidR="00B9637F" w:rsidRPr="003F47D1" w:rsidRDefault="00B9637F" w:rsidP="00B9637F">
      <w:pPr>
        <w:widowControl w:val="0"/>
        <w:pBdr>
          <w:top w:val="nil"/>
          <w:left w:val="nil"/>
          <w:bottom w:val="nil"/>
          <w:right w:val="nil"/>
          <w:between w:val="nil"/>
        </w:pBdr>
        <w:spacing w:before="276" w:line="240" w:lineRule="auto"/>
        <w:ind w:left="117"/>
        <w:rPr>
          <w:rFonts w:asciiTheme="minorBidi" w:eastAsia="Calibri" w:hAnsiTheme="minorBidi"/>
          <w:b/>
          <w:color w:val="000000"/>
          <w:sz w:val="28"/>
          <w:szCs w:val="28"/>
        </w:rPr>
      </w:pPr>
      <w:r w:rsidRPr="003F47D1">
        <w:rPr>
          <w:rFonts w:asciiTheme="minorBidi" w:eastAsia="Calibri" w:hAnsiTheme="minorBidi"/>
          <w:b/>
          <w:color w:val="000000"/>
          <w:sz w:val="28"/>
          <w:szCs w:val="28"/>
          <w:highlight w:val="yellow"/>
        </w:rPr>
        <w:t>What would you like to do now?</w:t>
      </w:r>
      <w:r w:rsidRPr="003F47D1">
        <w:rPr>
          <w:rFonts w:asciiTheme="minorBidi" w:eastAsia="Calibri" w:hAnsiTheme="minorBidi"/>
          <w:b/>
          <w:color w:val="000000"/>
          <w:sz w:val="28"/>
          <w:szCs w:val="28"/>
        </w:rPr>
        <w:t xml:space="preserve"> </w:t>
      </w:r>
    </w:p>
    <w:p w14:paraId="6C3E4029" w14:textId="77777777" w:rsidR="00B9637F" w:rsidRPr="003F47D1" w:rsidRDefault="00B9637F" w:rsidP="00F35F2E">
      <w:pPr>
        <w:pStyle w:val="ListParagraph"/>
        <w:widowControl w:val="0"/>
        <w:numPr>
          <w:ilvl w:val="0"/>
          <w:numId w:val="8"/>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eastAsia="Calibri" w:hAnsiTheme="minorBidi"/>
          <w:color w:val="000000"/>
          <w:sz w:val="28"/>
          <w:szCs w:val="28"/>
        </w:rPr>
        <w:t>Antipyretics.</w:t>
      </w:r>
    </w:p>
    <w:p w14:paraId="2B305776" w14:textId="77777777" w:rsidR="00B9637F" w:rsidRPr="003F47D1" w:rsidRDefault="00B9637F" w:rsidP="00F35F2E">
      <w:pPr>
        <w:pStyle w:val="ListParagraph"/>
        <w:widowControl w:val="0"/>
        <w:numPr>
          <w:ilvl w:val="0"/>
          <w:numId w:val="8"/>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eastAsia="Calibri" w:hAnsiTheme="minorBidi"/>
          <w:color w:val="000000"/>
          <w:sz w:val="28"/>
          <w:szCs w:val="28"/>
        </w:rPr>
        <w:t xml:space="preserve">ABG. </w:t>
      </w:r>
    </w:p>
    <w:p w14:paraId="7898195D" w14:textId="77777777" w:rsidR="00B9637F" w:rsidRPr="003F47D1" w:rsidRDefault="00B9637F" w:rsidP="00F35F2E">
      <w:pPr>
        <w:pStyle w:val="ListParagraph"/>
        <w:widowControl w:val="0"/>
        <w:numPr>
          <w:ilvl w:val="0"/>
          <w:numId w:val="8"/>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eastAsia="Calibri" w:hAnsiTheme="minorBidi"/>
          <w:color w:val="000000"/>
          <w:sz w:val="28"/>
          <w:szCs w:val="28"/>
        </w:rPr>
        <w:t>Labs: WBC 16000</w:t>
      </w:r>
    </w:p>
    <w:p w14:paraId="7E11FA45" w14:textId="77777777" w:rsidR="00B9637F" w:rsidRPr="003F47D1" w:rsidRDefault="00B9637F" w:rsidP="00F35F2E">
      <w:pPr>
        <w:pStyle w:val="ListParagraph"/>
        <w:widowControl w:val="0"/>
        <w:numPr>
          <w:ilvl w:val="0"/>
          <w:numId w:val="8"/>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eastAsia="Calibri" w:hAnsiTheme="minorBidi"/>
          <w:color w:val="000000"/>
          <w:sz w:val="28"/>
          <w:szCs w:val="28"/>
        </w:rPr>
        <w:lastRenderedPageBreak/>
        <w:t>CXR: Previously seen infiltrate, dense, ETT 4 cm above the carina.</w:t>
      </w:r>
    </w:p>
    <w:p w14:paraId="12BB2214" w14:textId="77777777" w:rsidR="00B9637F" w:rsidRPr="003F47D1" w:rsidRDefault="00B9637F" w:rsidP="00F35F2E">
      <w:pPr>
        <w:pStyle w:val="ListParagraph"/>
        <w:widowControl w:val="0"/>
        <w:numPr>
          <w:ilvl w:val="0"/>
          <w:numId w:val="8"/>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eastAsia="Calibri" w:hAnsiTheme="minorBidi"/>
          <w:color w:val="000000"/>
          <w:sz w:val="28"/>
          <w:szCs w:val="28"/>
        </w:rPr>
        <w:t xml:space="preserve"> Bronchoscopy and quantitative bacteriology. (Sputum Gram stains or cultures are considered inappropriate as they are neither sensitive nor specific. The specimen used for quantitative bacteriology should be obtained either through a bronchoscope or </w:t>
      </w:r>
      <w:proofErr w:type="gramStart"/>
      <w:r w:rsidRPr="003F47D1">
        <w:rPr>
          <w:rFonts w:asciiTheme="minorBidi" w:eastAsia="Calibri" w:hAnsiTheme="minorBidi"/>
          <w:color w:val="000000"/>
          <w:sz w:val="28"/>
          <w:szCs w:val="28"/>
        </w:rPr>
        <w:t>by the use of</w:t>
      </w:r>
      <w:proofErr w:type="gramEnd"/>
      <w:r w:rsidRPr="003F47D1">
        <w:rPr>
          <w:rFonts w:asciiTheme="minorBidi" w:eastAsia="Calibri" w:hAnsiTheme="minorBidi"/>
          <w:color w:val="000000"/>
          <w:sz w:val="28"/>
          <w:szCs w:val="28"/>
        </w:rPr>
        <w:t xml:space="preserve"> a coaxial catheter called the mini-BAL)</w:t>
      </w:r>
    </w:p>
    <w:p w14:paraId="30171A3B" w14:textId="77777777" w:rsidR="00B9637F" w:rsidRPr="003F47D1" w:rsidRDefault="00B9637F" w:rsidP="00B9637F">
      <w:pPr>
        <w:widowControl w:val="0"/>
        <w:pBdr>
          <w:top w:val="nil"/>
          <w:left w:val="nil"/>
          <w:bottom w:val="nil"/>
          <w:right w:val="nil"/>
          <w:between w:val="nil"/>
        </w:pBdr>
        <w:spacing w:before="279" w:line="240" w:lineRule="auto"/>
        <w:rPr>
          <w:rFonts w:asciiTheme="minorBidi" w:eastAsia="Calibri" w:hAnsiTheme="minorBidi"/>
          <w:b/>
          <w:bCs/>
          <w:color w:val="000000"/>
          <w:sz w:val="28"/>
          <w:szCs w:val="28"/>
        </w:rPr>
      </w:pPr>
      <w:r w:rsidRPr="003F47D1">
        <w:rPr>
          <w:rFonts w:asciiTheme="minorBidi" w:eastAsia="Calibri" w:hAnsiTheme="minorBidi"/>
          <w:b/>
          <w:bCs/>
          <w:color w:val="000000"/>
          <w:sz w:val="28"/>
          <w:szCs w:val="28"/>
          <w:highlight w:val="yellow"/>
        </w:rPr>
        <w:t>Describe how to perform Bronchoscopy?</w:t>
      </w:r>
    </w:p>
    <w:p w14:paraId="01560F6C"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hAnsiTheme="minorBidi"/>
          <w:color w:val="000000"/>
          <w:sz w:val="28"/>
          <w:szCs w:val="28"/>
          <w:shd w:val="clear" w:color="auto" w:fill="FFFFFF"/>
        </w:rPr>
        <w:t>Introduced the bronchoscope through an endotracheal tube.</w:t>
      </w:r>
    </w:p>
    <w:p w14:paraId="5D9A485F"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hAnsiTheme="minorBidi"/>
          <w:color w:val="000000"/>
          <w:sz w:val="28"/>
          <w:szCs w:val="28"/>
          <w:shd w:val="clear" w:color="auto" w:fill="FFFFFF"/>
        </w:rPr>
        <w:t xml:space="preserve">Advance to the level of the vocal cords. </w:t>
      </w:r>
    </w:p>
    <w:p w14:paraId="02D74FD0"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hAnsiTheme="minorBidi"/>
          <w:color w:val="000000"/>
          <w:sz w:val="28"/>
          <w:szCs w:val="28"/>
          <w:shd w:val="clear" w:color="auto" w:fill="FFFFFF"/>
        </w:rPr>
        <w:t xml:space="preserve">Careful inspection of the entire airway is performed. </w:t>
      </w:r>
    </w:p>
    <w:p w14:paraId="191DA1B3"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hAnsiTheme="minorBidi"/>
          <w:color w:val="000000"/>
          <w:sz w:val="28"/>
          <w:szCs w:val="28"/>
          <w:shd w:val="clear" w:color="auto" w:fill="FFFFFF"/>
        </w:rPr>
        <w:t xml:space="preserve">Effort should be made to avoid unnecessary contact with the mucosa to avoid trauma. </w:t>
      </w:r>
    </w:p>
    <w:p w14:paraId="20D12048"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hAnsiTheme="minorBidi"/>
          <w:color w:val="000000"/>
          <w:sz w:val="28"/>
          <w:szCs w:val="28"/>
          <w:shd w:val="clear" w:color="auto" w:fill="FFFFFF"/>
        </w:rPr>
        <w:t>Collect specimens.</w:t>
      </w:r>
    </w:p>
    <w:p w14:paraId="11D022E1"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279" w:line="240" w:lineRule="auto"/>
        <w:rPr>
          <w:rFonts w:asciiTheme="minorBidi" w:eastAsia="Calibri" w:hAnsiTheme="minorBidi"/>
          <w:color w:val="000000"/>
          <w:sz w:val="28"/>
          <w:szCs w:val="28"/>
        </w:rPr>
      </w:pPr>
      <w:r w:rsidRPr="003F47D1">
        <w:rPr>
          <w:rFonts w:asciiTheme="minorBidi" w:hAnsiTheme="minorBidi"/>
          <w:color w:val="000000"/>
          <w:sz w:val="28"/>
          <w:szCs w:val="28"/>
          <w:shd w:val="clear" w:color="auto" w:fill="FFFFFF"/>
        </w:rPr>
        <w:t xml:space="preserve">Final assessment of the airway should be performed ensure adequate hemostasis. </w:t>
      </w:r>
    </w:p>
    <w:p w14:paraId="78D6D878" w14:textId="77777777" w:rsidR="00B9637F" w:rsidRPr="003F47D1" w:rsidRDefault="00B9637F" w:rsidP="00F35F2E">
      <w:pPr>
        <w:pStyle w:val="ListParagraph"/>
        <w:widowControl w:val="0"/>
        <w:numPr>
          <w:ilvl w:val="0"/>
          <w:numId w:val="7"/>
        </w:numPr>
        <w:pBdr>
          <w:top w:val="nil"/>
          <w:left w:val="nil"/>
          <w:bottom w:val="nil"/>
          <w:right w:val="nil"/>
          <w:between w:val="nil"/>
        </w:pBdr>
        <w:spacing w:before="279" w:line="242" w:lineRule="auto"/>
        <w:ind w:right="247"/>
        <w:rPr>
          <w:rFonts w:asciiTheme="minorBidi" w:eastAsia="Calibri" w:hAnsiTheme="minorBidi"/>
          <w:b/>
          <w:color w:val="000000"/>
          <w:sz w:val="28"/>
          <w:szCs w:val="28"/>
        </w:rPr>
      </w:pPr>
      <w:r w:rsidRPr="003F47D1">
        <w:rPr>
          <w:rFonts w:asciiTheme="minorBidi" w:hAnsiTheme="minorBidi"/>
          <w:color w:val="000000"/>
          <w:sz w:val="28"/>
          <w:szCs w:val="28"/>
          <w:shd w:val="clear" w:color="auto" w:fill="FFFFFF"/>
        </w:rPr>
        <w:t xml:space="preserve">A post-procedural chest x-ray </w:t>
      </w:r>
    </w:p>
    <w:p w14:paraId="653B5F6A" w14:textId="77777777" w:rsidR="00B9637F" w:rsidRPr="003F47D1" w:rsidRDefault="00B9637F" w:rsidP="00B9637F">
      <w:pPr>
        <w:widowControl w:val="0"/>
        <w:pBdr>
          <w:top w:val="nil"/>
          <w:left w:val="nil"/>
          <w:bottom w:val="nil"/>
          <w:right w:val="nil"/>
          <w:between w:val="nil"/>
        </w:pBdr>
        <w:spacing w:before="279" w:line="242" w:lineRule="auto"/>
        <w:ind w:left="130" w:right="247"/>
        <w:rPr>
          <w:rFonts w:asciiTheme="minorBidi" w:eastAsia="Calibri" w:hAnsiTheme="minorBidi"/>
          <w:b/>
          <w:color w:val="000000"/>
          <w:sz w:val="28"/>
          <w:szCs w:val="28"/>
        </w:rPr>
      </w:pPr>
      <w:r w:rsidRPr="003F47D1">
        <w:rPr>
          <w:rFonts w:asciiTheme="minorBidi" w:eastAsia="Calibri" w:hAnsiTheme="minorBidi"/>
          <w:b/>
          <w:color w:val="000000"/>
          <w:sz w:val="28"/>
          <w:szCs w:val="28"/>
          <w:highlight w:val="yellow"/>
        </w:rPr>
        <w:t xml:space="preserve">Patient started requiring higher FiO2 and PEEP, suction aspirate are </w:t>
      </w:r>
      <w:proofErr w:type="gramStart"/>
      <w:r w:rsidRPr="003F47D1">
        <w:rPr>
          <w:rFonts w:asciiTheme="minorBidi" w:eastAsia="Calibri" w:hAnsiTheme="minorBidi"/>
          <w:b/>
          <w:color w:val="000000"/>
          <w:sz w:val="28"/>
          <w:szCs w:val="28"/>
          <w:highlight w:val="yellow"/>
        </w:rPr>
        <w:t>mucopurulent ,</w:t>
      </w:r>
      <w:proofErr w:type="gramEnd"/>
      <w:r w:rsidRPr="003F47D1">
        <w:rPr>
          <w:rFonts w:asciiTheme="minorBidi" w:eastAsia="Calibri" w:hAnsiTheme="minorBidi"/>
          <w:b/>
          <w:color w:val="000000"/>
          <w:sz w:val="28"/>
          <w:szCs w:val="28"/>
          <w:highlight w:val="yellow"/>
        </w:rPr>
        <w:t xml:space="preserve"> what would you like to do?</w:t>
      </w:r>
      <w:r w:rsidRPr="003F47D1">
        <w:rPr>
          <w:rFonts w:asciiTheme="minorBidi" w:eastAsia="Calibri" w:hAnsiTheme="minorBidi"/>
          <w:b/>
          <w:color w:val="000000"/>
          <w:sz w:val="28"/>
          <w:szCs w:val="28"/>
        </w:rPr>
        <w:t xml:space="preserve"> </w:t>
      </w:r>
    </w:p>
    <w:p w14:paraId="4B91AC88" w14:textId="26F110A9" w:rsidR="006336DD" w:rsidRDefault="00B9637F" w:rsidP="00F35F2E">
      <w:pPr>
        <w:pStyle w:val="ListParagraph"/>
        <w:widowControl w:val="0"/>
        <w:numPr>
          <w:ilvl w:val="0"/>
          <w:numId w:val="9"/>
        </w:numPr>
        <w:pBdr>
          <w:top w:val="nil"/>
          <w:left w:val="nil"/>
          <w:bottom w:val="nil"/>
          <w:right w:val="nil"/>
          <w:between w:val="nil"/>
        </w:pBdr>
        <w:spacing w:before="279" w:line="242" w:lineRule="auto"/>
        <w:ind w:right="247"/>
        <w:rPr>
          <w:rFonts w:asciiTheme="minorBidi" w:eastAsia="Calibri" w:hAnsiTheme="minorBidi"/>
          <w:b/>
          <w:color w:val="000000"/>
          <w:sz w:val="28"/>
          <w:szCs w:val="28"/>
        </w:rPr>
      </w:pPr>
      <w:r w:rsidRPr="003F47D1">
        <w:rPr>
          <w:rFonts w:asciiTheme="minorBidi" w:eastAsia="Calibri" w:hAnsiTheme="minorBidi"/>
          <w:b/>
          <w:color w:val="000000"/>
          <w:sz w:val="28"/>
          <w:szCs w:val="28"/>
        </w:rPr>
        <w:t xml:space="preserve"> Start vancomycin and Cefepime for VAP. (high risk of MRSA in ICU patients) until the quantitative cultures results. </w:t>
      </w:r>
    </w:p>
    <w:p w14:paraId="53EFBCFE" w14:textId="4CC5C0F3" w:rsidR="00F76D66" w:rsidRDefault="00F76D66">
      <w:pPr>
        <w:rPr>
          <w:rFonts w:asciiTheme="minorBidi" w:eastAsia="Calibri" w:hAnsiTheme="minorBidi"/>
          <w:b/>
          <w:color w:val="000000"/>
          <w:sz w:val="28"/>
          <w:szCs w:val="28"/>
        </w:rPr>
      </w:pPr>
      <w:r>
        <w:rPr>
          <w:rFonts w:asciiTheme="minorBidi" w:eastAsia="Calibri" w:hAnsiTheme="minorBidi"/>
          <w:b/>
          <w:color w:val="000000"/>
          <w:sz w:val="28"/>
          <w:szCs w:val="28"/>
        </w:rPr>
        <w:br w:type="page"/>
      </w:r>
    </w:p>
    <w:p w14:paraId="4A8B7ED0" w14:textId="23C0A7E8" w:rsidR="00F76D66" w:rsidRPr="0089488F" w:rsidRDefault="00F76D66" w:rsidP="00F76D66">
      <w:pPr>
        <w:pStyle w:val="NormalWeb"/>
        <w:spacing w:before="138" w:after="0"/>
        <w:ind w:right="224"/>
        <w:jc w:val="both"/>
        <w:rPr>
          <w:rFonts w:asciiTheme="minorHAnsi" w:hAnsiTheme="minorHAnsi" w:cstheme="minorHAnsi"/>
          <w:b/>
          <w:bCs/>
          <w:color w:val="FF0000"/>
          <w:sz w:val="32"/>
          <w:szCs w:val="32"/>
        </w:rPr>
      </w:pPr>
      <w:r w:rsidRPr="00483AA4">
        <w:rPr>
          <w:rFonts w:ascii="Aptos" w:eastAsia="Calibri" w:hAnsi="Aptos" w:cs="Calibri"/>
          <w:b/>
          <w:noProof/>
          <w:color w:val="000000"/>
        </w:rPr>
        <w:lastRenderedPageBreak/>
        <mc:AlternateContent>
          <mc:Choice Requires="wps">
            <w:drawing>
              <wp:anchor distT="45720" distB="45720" distL="114300" distR="114300" simplePos="0" relativeHeight="251665408" behindDoc="0" locked="0" layoutInCell="1" allowOverlap="1" wp14:anchorId="3B1FC340" wp14:editId="4C924DC8">
                <wp:simplePos x="0" y="0"/>
                <wp:positionH relativeFrom="column">
                  <wp:posOffset>85725</wp:posOffset>
                </wp:positionH>
                <wp:positionV relativeFrom="paragraph">
                  <wp:posOffset>563880</wp:posOffset>
                </wp:positionV>
                <wp:extent cx="5833745" cy="4814570"/>
                <wp:effectExtent l="0" t="0" r="14605" b="24130"/>
                <wp:wrapSquare wrapText="bothSides"/>
                <wp:docPr id="1884723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745" cy="4814570"/>
                        </a:xfrm>
                        <a:prstGeom prst="rect">
                          <a:avLst/>
                        </a:prstGeom>
                        <a:solidFill>
                          <a:srgbClr val="FFFFFF"/>
                        </a:solidFill>
                        <a:ln w="9525">
                          <a:solidFill>
                            <a:srgbClr val="000000"/>
                          </a:solidFill>
                          <a:miter lim="800000"/>
                          <a:headEnd/>
                          <a:tailEnd/>
                        </a:ln>
                      </wps:spPr>
                      <wps:txbx>
                        <w:txbxContent>
                          <w:p w14:paraId="50A894DD" w14:textId="77777777" w:rsidR="00F76D66" w:rsidRPr="002D4A14" w:rsidRDefault="00F76D66" w:rsidP="00F76D66">
                            <w:pPr>
                              <w:spacing w:after="0" w:line="240" w:lineRule="auto"/>
                              <w:rPr>
                                <w:rFonts w:asciiTheme="minorBidi" w:eastAsia="Times New Roman" w:hAnsiTheme="minorBidi"/>
                                <w:sz w:val="28"/>
                                <w:szCs w:val="28"/>
                              </w:rPr>
                            </w:pPr>
                            <w:r w:rsidRPr="002D4A14">
                              <w:rPr>
                                <w:rFonts w:asciiTheme="minorBidi" w:hAnsiTheme="minorBidi"/>
                                <w:b/>
                                <w:bCs/>
                                <w:color w:val="000000"/>
                                <w:sz w:val="28"/>
                                <w:szCs w:val="28"/>
                                <w:highlight w:val="yellow"/>
                              </w:rPr>
                              <w:t>Stem</w:t>
                            </w:r>
                            <w:r w:rsidRPr="002D4A14">
                              <w:rPr>
                                <w:rFonts w:asciiTheme="minorBidi" w:hAnsiTheme="minorBidi"/>
                                <w:b/>
                                <w:bCs/>
                                <w:color w:val="000000"/>
                                <w:sz w:val="28"/>
                                <w:szCs w:val="28"/>
                              </w:rPr>
                              <w:t xml:space="preserve">: </w:t>
                            </w:r>
                            <w:r w:rsidRPr="002D4A14">
                              <w:rPr>
                                <w:rFonts w:asciiTheme="minorBidi" w:eastAsia="Times New Roman" w:hAnsiTheme="minorBidi"/>
                                <w:color w:val="000000"/>
                                <w:sz w:val="28"/>
                                <w:szCs w:val="28"/>
                                <w:shd w:val="clear" w:color="auto" w:fill="FFFFFF"/>
                              </w:rPr>
                              <w:t xml:space="preserve">56 </w:t>
                            </w:r>
                            <w:proofErr w:type="spellStart"/>
                            <w:r w:rsidRPr="002D4A14">
                              <w:rPr>
                                <w:rFonts w:asciiTheme="minorBidi" w:eastAsia="Times New Roman" w:hAnsiTheme="minorBidi"/>
                                <w:color w:val="000000"/>
                                <w:sz w:val="28"/>
                                <w:szCs w:val="28"/>
                                <w:shd w:val="clear" w:color="auto" w:fill="FFFFFF"/>
                              </w:rPr>
                              <w:t>yo</w:t>
                            </w:r>
                            <w:proofErr w:type="spellEnd"/>
                            <w:r w:rsidRPr="002D4A14">
                              <w:rPr>
                                <w:rFonts w:asciiTheme="minorBidi" w:eastAsia="Times New Roman" w:hAnsiTheme="minorBidi"/>
                                <w:color w:val="000000"/>
                                <w:sz w:val="28"/>
                                <w:szCs w:val="28"/>
                                <w:shd w:val="clear" w:color="auto" w:fill="FFFFFF"/>
                              </w:rPr>
                              <w:t xml:space="preserve"> female presents to the emergency room with </w:t>
                            </w:r>
                            <w:proofErr w:type="gramStart"/>
                            <w:r w:rsidRPr="002D4A14">
                              <w:rPr>
                                <w:rFonts w:asciiTheme="minorBidi" w:eastAsia="Times New Roman" w:hAnsiTheme="minorBidi"/>
                                <w:color w:val="000000"/>
                                <w:sz w:val="28"/>
                                <w:szCs w:val="28"/>
                                <w:shd w:val="clear" w:color="auto" w:fill="FFFFFF"/>
                              </w:rPr>
                              <w:t>18 hour</w:t>
                            </w:r>
                            <w:proofErr w:type="gramEnd"/>
                            <w:r w:rsidRPr="002D4A14">
                              <w:rPr>
                                <w:rFonts w:asciiTheme="minorBidi" w:eastAsia="Times New Roman" w:hAnsiTheme="minorBidi"/>
                                <w:color w:val="000000"/>
                                <w:sz w:val="28"/>
                                <w:szCs w:val="28"/>
                                <w:shd w:val="clear" w:color="auto" w:fill="FFFFFF"/>
                              </w:rPr>
                              <w:t xml:space="preserve"> history of nausea, vomiting, abdominal distension. Notes that she is otherwise healthy and was working in her garden yesterday and began to have pain in her right thigh radiating down the front of her leg. Thought it was a muscle strain so laid down for a couple hours but was awakened overnight by a feeling of nausea and abdominal pain and came to the emergency room.</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PMH: HTN</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PSH: None</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Physical exam</w:t>
                            </w:r>
                          </w:p>
                          <w:p w14:paraId="6E63D034" w14:textId="77777777" w:rsidR="00F76D66" w:rsidRPr="002D4A14" w:rsidRDefault="00F76D66" w:rsidP="00F76D66">
                            <w:pPr>
                              <w:numPr>
                                <w:ilvl w:val="0"/>
                                <w:numId w:val="21"/>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Afebrile</w:t>
                            </w:r>
                          </w:p>
                          <w:p w14:paraId="063746A4" w14:textId="77777777" w:rsidR="00F76D66" w:rsidRPr="002D4A14" w:rsidRDefault="00F76D66" w:rsidP="00F76D66">
                            <w:pPr>
                              <w:numPr>
                                <w:ilvl w:val="0"/>
                                <w:numId w:val="21"/>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Abdomen moderately distended, diffusely tender without rebound or guarding, no masses, + BS</w:t>
                            </w:r>
                          </w:p>
                          <w:p w14:paraId="119DBCD9" w14:textId="77777777" w:rsidR="00F76D66" w:rsidRPr="002D4A14" w:rsidRDefault="00F76D66" w:rsidP="00F76D66">
                            <w:pPr>
                              <w:numPr>
                                <w:ilvl w:val="0"/>
                                <w:numId w:val="21"/>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Rectal: Normal tone, no mass, GUAIC -</w:t>
                            </w:r>
                          </w:p>
                          <w:p w14:paraId="6B629E4E" w14:textId="77777777" w:rsidR="00F76D66" w:rsidRPr="002D4A14" w:rsidRDefault="00F76D66" w:rsidP="00F76D66">
                            <w:pPr>
                              <w:numPr>
                                <w:ilvl w:val="0"/>
                                <w:numId w:val="21"/>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Extremities: Firm tender mass with erythema at right superomedial thigh</w:t>
                            </w:r>
                          </w:p>
                          <w:p w14:paraId="41600F7F" w14:textId="77777777" w:rsidR="00F76D66" w:rsidRPr="002D4A14" w:rsidRDefault="00F76D66" w:rsidP="00F76D66">
                            <w:pPr>
                              <w:spacing w:after="0" w:line="240" w:lineRule="auto"/>
                              <w:rPr>
                                <w:rFonts w:asciiTheme="minorBidi" w:eastAsia="Times New Roman" w:hAnsiTheme="minorBidi"/>
                                <w:sz w:val="28"/>
                                <w:szCs w:val="28"/>
                              </w:rPr>
                            </w:pPr>
                            <w:r w:rsidRPr="002D4A14">
                              <w:rPr>
                                <w:rFonts w:asciiTheme="minorBidi" w:eastAsia="Times New Roman" w:hAnsiTheme="minorBidi"/>
                                <w:color w:val="000000"/>
                                <w:sz w:val="28"/>
                                <w:szCs w:val="28"/>
                                <w:shd w:val="clear" w:color="auto" w:fill="FFFFFF"/>
                              </w:rPr>
                              <w:t>Labs: WBC 11.4, Hgb 12.6, electrolytes K 3.3, otherwise normal</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Imaging:</w:t>
                            </w:r>
                          </w:p>
                          <w:p w14:paraId="1D3F4A0A" w14:textId="77777777" w:rsidR="00F76D66" w:rsidRPr="002D4A14" w:rsidRDefault="00F76D66" w:rsidP="00F76D66">
                            <w:pPr>
                              <w:numPr>
                                <w:ilvl w:val="0"/>
                                <w:numId w:val="22"/>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CXR normal</w:t>
                            </w:r>
                          </w:p>
                          <w:p w14:paraId="20081F60" w14:textId="77777777" w:rsidR="00F76D66" w:rsidRPr="002D4A14" w:rsidRDefault="00F76D66" w:rsidP="00F76D66">
                            <w:pPr>
                              <w:widowControl w:val="0"/>
                              <w:numPr>
                                <w:ilvl w:val="0"/>
                                <w:numId w:val="22"/>
                              </w:numPr>
                              <w:pBdr>
                                <w:top w:val="nil"/>
                                <w:left w:val="nil"/>
                                <w:bottom w:val="nil"/>
                                <w:right w:val="nil"/>
                                <w:between w:val="nil"/>
                              </w:pBdr>
                              <w:spacing w:before="137" w:beforeAutospacing="1" w:after="100" w:afterAutospacing="1" w:line="279" w:lineRule="auto"/>
                              <w:ind w:right="300"/>
                              <w:rPr>
                                <w:rFonts w:asciiTheme="minorBidi" w:eastAsia="Times New Roman" w:hAnsiTheme="minorBidi"/>
                                <w:color w:val="000000"/>
                                <w:sz w:val="28"/>
                                <w:szCs w:val="28"/>
                              </w:rPr>
                            </w:pPr>
                            <w:r w:rsidRPr="001A47F2">
                              <w:rPr>
                                <w:rFonts w:asciiTheme="minorBidi" w:eastAsia="Times New Roman" w:hAnsiTheme="minorBidi"/>
                                <w:color w:val="000000"/>
                                <w:sz w:val="28"/>
                                <w:szCs w:val="28"/>
                              </w:rPr>
                              <w:t>KUB: c/w dilated small bowel with multiple air fluid levels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B1FC340" id="_x0000_s1027" type="#_x0000_t202" style="position:absolute;left:0;text-align:left;margin-left:6.75pt;margin-top:44.4pt;width:459.35pt;height:379.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">
                <v:textbox>
                  <w:txbxContent>
                    <w:p w14:paraId="50A894DD" w14:textId="77777777" w:rsidR="00F76D66" w:rsidRPr="002D4A14" w:rsidRDefault="00F76D66" w:rsidP="00F76D66">
                      <w:pPr>
                        <w:spacing w:after="0" w:line="240" w:lineRule="auto"/>
                        <w:rPr>
                          <w:rFonts w:asciiTheme="minorBidi" w:eastAsia="Times New Roman" w:hAnsiTheme="minorBidi"/>
                          <w:sz w:val="28"/>
                          <w:szCs w:val="28"/>
                        </w:rPr>
                      </w:pPr>
                      <w:r w:rsidRPr="002D4A14">
                        <w:rPr>
                          <w:rFonts w:asciiTheme="minorBidi" w:hAnsiTheme="minorBidi"/>
                          <w:b/>
                          <w:bCs/>
                          <w:color w:val="000000"/>
                          <w:sz w:val="28"/>
                          <w:szCs w:val="28"/>
                          <w:highlight w:val="yellow"/>
                        </w:rPr>
                        <w:t>Stem</w:t>
                      </w:r>
                      <w:r w:rsidRPr="002D4A14">
                        <w:rPr>
                          <w:rFonts w:asciiTheme="minorBidi" w:hAnsiTheme="minorBidi"/>
                          <w:b/>
                          <w:bCs/>
                          <w:color w:val="000000"/>
                          <w:sz w:val="28"/>
                          <w:szCs w:val="28"/>
                        </w:rPr>
                        <w:t xml:space="preserve">: </w:t>
                      </w:r>
                      <w:r w:rsidRPr="002D4A14">
                        <w:rPr>
                          <w:rFonts w:asciiTheme="minorBidi" w:eastAsia="Times New Roman" w:hAnsiTheme="minorBidi"/>
                          <w:color w:val="000000"/>
                          <w:sz w:val="28"/>
                          <w:szCs w:val="28"/>
                          <w:shd w:val="clear" w:color="auto" w:fill="FFFFFF"/>
                        </w:rPr>
                        <w:t xml:space="preserve">56 </w:t>
                      </w:r>
                      <w:proofErr w:type="spellStart"/>
                      <w:r w:rsidRPr="002D4A14">
                        <w:rPr>
                          <w:rFonts w:asciiTheme="minorBidi" w:eastAsia="Times New Roman" w:hAnsiTheme="minorBidi"/>
                          <w:color w:val="000000"/>
                          <w:sz w:val="28"/>
                          <w:szCs w:val="28"/>
                          <w:shd w:val="clear" w:color="auto" w:fill="FFFFFF"/>
                        </w:rPr>
                        <w:t>yo</w:t>
                      </w:r>
                      <w:proofErr w:type="spellEnd"/>
                      <w:r w:rsidRPr="002D4A14">
                        <w:rPr>
                          <w:rFonts w:asciiTheme="minorBidi" w:eastAsia="Times New Roman" w:hAnsiTheme="minorBidi"/>
                          <w:color w:val="000000"/>
                          <w:sz w:val="28"/>
                          <w:szCs w:val="28"/>
                          <w:shd w:val="clear" w:color="auto" w:fill="FFFFFF"/>
                        </w:rPr>
                        <w:t xml:space="preserve"> female presents to the emergency room with </w:t>
                      </w:r>
                      <w:proofErr w:type="gramStart"/>
                      <w:r w:rsidRPr="002D4A14">
                        <w:rPr>
                          <w:rFonts w:asciiTheme="minorBidi" w:eastAsia="Times New Roman" w:hAnsiTheme="minorBidi"/>
                          <w:color w:val="000000"/>
                          <w:sz w:val="28"/>
                          <w:szCs w:val="28"/>
                          <w:shd w:val="clear" w:color="auto" w:fill="FFFFFF"/>
                        </w:rPr>
                        <w:t>18 hour</w:t>
                      </w:r>
                      <w:proofErr w:type="gramEnd"/>
                      <w:r w:rsidRPr="002D4A14">
                        <w:rPr>
                          <w:rFonts w:asciiTheme="minorBidi" w:eastAsia="Times New Roman" w:hAnsiTheme="minorBidi"/>
                          <w:color w:val="000000"/>
                          <w:sz w:val="28"/>
                          <w:szCs w:val="28"/>
                          <w:shd w:val="clear" w:color="auto" w:fill="FFFFFF"/>
                        </w:rPr>
                        <w:t xml:space="preserve"> history of nausea, vomiting, abdominal distension. Notes that she is otherwise healthy and was working in her garden yesterday and began to have pain in her right thigh radiating down the front of her leg. Thought it was a muscle strain so laid down for a couple hours but was awakened overnight by a feeling of nausea and abdominal pain and came to the emergency room.</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PMH: HTN</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PSH: None</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Physical exam</w:t>
                      </w:r>
                    </w:p>
                    <w:p w14:paraId="6E63D034" w14:textId="77777777" w:rsidR="00F76D66" w:rsidRPr="002D4A14" w:rsidRDefault="00F76D66" w:rsidP="00F76D66">
                      <w:pPr>
                        <w:numPr>
                          <w:ilvl w:val="0"/>
                          <w:numId w:val="21"/>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Afebrile</w:t>
                      </w:r>
                    </w:p>
                    <w:p w14:paraId="063746A4" w14:textId="77777777" w:rsidR="00F76D66" w:rsidRPr="002D4A14" w:rsidRDefault="00F76D66" w:rsidP="00F76D66">
                      <w:pPr>
                        <w:numPr>
                          <w:ilvl w:val="0"/>
                          <w:numId w:val="21"/>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Abdomen moderately distended, diffusely tender without rebound or guarding, no masses, + BS</w:t>
                      </w:r>
                    </w:p>
                    <w:p w14:paraId="119DBCD9" w14:textId="77777777" w:rsidR="00F76D66" w:rsidRPr="002D4A14" w:rsidRDefault="00F76D66" w:rsidP="00F76D66">
                      <w:pPr>
                        <w:numPr>
                          <w:ilvl w:val="0"/>
                          <w:numId w:val="21"/>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Rectal: Normal tone, no mass, GUAIC -</w:t>
                      </w:r>
                    </w:p>
                    <w:p w14:paraId="6B629E4E" w14:textId="77777777" w:rsidR="00F76D66" w:rsidRPr="002D4A14" w:rsidRDefault="00F76D66" w:rsidP="00F76D66">
                      <w:pPr>
                        <w:numPr>
                          <w:ilvl w:val="0"/>
                          <w:numId w:val="21"/>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Extremities: Firm tender mass with erythema at right superomedial thigh</w:t>
                      </w:r>
                    </w:p>
                    <w:p w14:paraId="41600F7F" w14:textId="77777777" w:rsidR="00F76D66" w:rsidRPr="002D4A14" w:rsidRDefault="00F76D66" w:rsidP="00F76D66">
                      <w:pPr>
                        <w:spacing w:after="0" w:line="240" w:lineRule="auto"/>
                        <w:rPr>
                          <w:rFonts w:asciiTheme="minorBidi" w:eastAsia="Times New Roman" w:hAnsiTheme="minorBidi"/>
                          <w:sz w:val="28"/>
                          <w:szCs w:val="28"/>
                        </w:rPr>
                      </w:pPr>
                      <w:r w:rsidRPr="002D4A14">
                        <w:rPr>
                          <w:rFonts w:asciiTheme="minorBidi" w:eastAsia="Times New Roman" w:hAnsiTheme="minorBidi"/>
                          <w:color w:val="000000"/>
                          <w:sz w:val="28"/>
                          <w:szCs w:val="28"/>
                          <w:shd w:val="clear" w:color="auto" w:fill="FFFFFF"/>
                        </w:rPr>
                        <w:t>Labs: WBC 11.4, Hgb 12.6, electrolytes K 3.3, otherwise normal</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Imaging:</w:t>
                      </w:r>
                    </w:p>
                    <w:p w14:paraId="1D3F4A0A" w14:textId="77777777" w:rsidR="00F76D66" w:rsidRPr="002D4A14" w:rsidRDefault="00F76D66" w:rsidP="00F76D66">
                      <w:pPr>
                        <w:numPr>
                          <w:ilvl w:val="0"/>
                          <w:numId w:val="22"/>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CXR normal</w:t>
                      </w:r>
                    </w:p>
                    <w:p w14:paraId="20081F60" w14:textId="77777777" w:rsidR="00F76D66" w:rsidRPr="002D4A14" w:rsidRDefault="00F76D66" w:rsidP="00F76D66">
                      <w:pPr>
                        <w:widowControl w:val="0"/>
                        <w:numPr>
                          <w:ilvl w:val="0"/>
                          <w:numId w:val="22"/>
                        </w:numPr>
                        <w:pBdr>
                          <w:top w:val="nil"/>
                          <w:left w:val="nil"/>
                          <w:bottom w:val="nil"/>
                          <w:right w:val="nil"/>
                          <w:between w:val="nil"/>
                        </w:pBdr>
                        <w:spacing w:before="137" w:beforeAutospacing="1" w:after="100" w:afterAutospacing="1" w:line="279" w:lineRule="auto"/>
                        <w:ind w:right="300"/>
                        <w:rPr>
                          <w:rFonts w:asciiTheme="minorBidi" w:eastAsia="Times New Roman" w:hAnsiTheme="minorBidi"/>
                          <w:color w:val="000000"/>
                          <w:sz w:val="28"/>
                          <w:szCs w:val="28"/>
                        </w:rPr>
                      </w:pPr>
                      <w:r w:rsidRPr="001A47F2">
                        <w:rPr>
                          <w:rFonts w:asciiTheme="minorBidi" w:eastAsia="Times New Roman" w:hAnsiTheme="minorBidi"/>
                          <w:color w:val="000000"/>
                          <w:sz w:val="28"/>
                          <w:szCs w:val="28"/>
                        </w:rPr>
                        <w:t>KUB: c/w dilated small bowel with multiple air fluid levels</w:t>
                      </w:r>
                    </w:p>
                  </w:txbxContent>
                </v:textbox>
                <w10:wrap type="square"/>
              </v:shape>
            </w:pict>
          </mc:Fallback>
        </mc:AlternateContent>
      </w:r>
      <w:r w:rsidRPr="00A0738D">
        <w:rPr>
          <w:rFonts w:asciiTheme="minorHAnsi" w:hAnsiTheme="minorHAnsi" w:cstheme="minorHAnsi"/>
          <w:b/>
          <w:bCs/>
          <w:color w:val="7030A0"/>
          <w:sz w:val="32"/>
          <w:szCs w:val="32"/>
        </w:rPr>
        <w:t>Incarcerated Femoral Hernia</w:t>
      </w:r>
    </w:p>
    <w:p w14:paraId="648CC9D3" w14:textId="77777777" w:rsidR="00F76D66" w:rsidRPr="00F47E66" w:rsidRDefault="00F76D66" w:rsidP="00F76D66">
      <w:pPr>
        <w:spacing w:after="0" w:line="240" w:lineRule="auto"/>
        <w:rPr>
          <w:rFonts w:ascii="Arial" w:eastAsia="Times New Roman" w:hAnsi="Arial" w:cs="Arial"/>
          <w:b/>
          <w:bCs/>
          <w:color w:val="000000"/>
          <w:sz w:val="28"/>
          <w:szCs w:val="28"/>
          <w:shd w:val="clear" w:color="auto" w:fill="FFFFFF"/>
        </w:rPr>
      </w:pPr>
      <w:r w:rsidRPr="00F47E66">
        <w:rPr>
          <w:rFonts w:ascii="Arial" w:eastAsia="Times New Roman" w:hAnsi="Arial" w:cs="Arial"/>
          <w:b/>
          <w:bCs/>
          <w:color w:val="000000"/>
          <w:sz w:val="28"/>
          <w:szCs w:val="28"/>
          <w:highlight w:val="yellow"/>
          <w:shd w:val="clear" w:color="auto" w:fill="FFFFFF"/>
        </w:rPr>
        <w:t xml:space="preserve">What is your Differential </w:t>
      </w:r>
      <w:proofErr w:type="gramStart"/>
      <w:r w:rsidRPr="00F47E66">
        <w:rPr>
          <w:rFonts w:ascii="Arial" w:eastAsia="Times New Roman" w:hAnsi="Arial" w:cs="Arial"/>
          <w:b/>
          <w:bCs/>
          <w:color w:val="000000"/>
          <w:sz w:val="28"/>
          <w:szCs w:val="28"/>
          <w:highlight w:val="yellow"/>
          <w:shd w:val="clear" w:color="auto" w:fill="FFFFFF"/>
        </w:rPr>
        <w:t>Dx?:</w:t>
      </w:r>
      <w:proofErr w:type="gramEnd"/>
      <w:r w:rsidRPr="00F47E66">
        <w:rPr>
          <w:rFonts w:ascii="Arial" w:eastAsia="Times New Roman" w:hAnsi="Arial" w:cs="Arial"/>
          <w:b/>
          <w:bCs/>
          <w:color w:val="000000"/>
          <w:sz w:val="28"/>
          <w:szCs w:val="28"/>
          <w:shd w:val="clear" w:color="auto" w:fill="FFFFFF"/>
        </w:rPr>
        <w:t xml:space="preserve">  </w:t>
      </w:r>
    </w:p>
    <w:p w14:paraId="0827A2CF" w14:textId="77777777" w:rsidR="00F76D66" w:rsidRPr="00E25C08" w:rsidRDefault="00F76D66" w:rsidP="00F76D66">
      <w:pPr>
        <w:pStyle w:val="ListParagraph"/>
        <w:numPr>
          <w:ilvl w:val="0"/>
          <w:numId w:val="23"/>
        </w:numPr>
        <w:spacing w:before="100" w:beforeAutospacing="1" w:after="100" w:afterAutospacing="1" w:line="240" w:lineRule="auto"/>
        <w:rPr>
          <w:rFonts w:ascii="Arial" w:eastAsia="Times New Roman" w:hAnsi="Arial" w:cs="Arial"/>
          <w:color w:val="000000"/>
          <w:sz w:val="28"/>
          <w:szCs w:val="28"/>
        </w:rPr>
      </w:pPr>
      <w:r w:rsidRPr="00E25C08">
        <w:rPr>
          <w:rFonts w:ascii="Arial" w:eastAsia="Times New Roman" w:hAnsi="Arial" w:cs="Arial"/>
          <w:color w:val="000000"/>
          <w:sz w:val="28"/>
          <w:szCs w:val="28"/>
          <w:shd w:val="clear" w:color="auto" w:fill="FFFFFF"/>
        </w:rPr>
        <w:t xml:space="preserve">SBO due to </w:t>
      </w:r>
    </w:p>
    <w:p w14:paraId="739D9C0A" w14:textId="77777777" w:rsidR="00F76D66" w:rsidRPr="00E25C08" w:rsidRDefault="00F76D66" w:rsidP="00F76D66">
      <w:pPr>
        <w:pStyle w:val="ListParagraph"/>
        <w:numPr>
          <w:ilvl w:val="1"/>
          <w:numId w:val="23"/>
        </w:numPr>
        <w:spacing w:before="100" w:beforeAutospacing="1" w:after="100" w:afterAutospacing="1" w:line="240" w:lineRule="auto"/>
        <w:rPr>
          <w:rFonts w:ascii="Arial" w:eastAsia="Times New Roman" w:hAnsi="Arial" w:cs="Arial"/>
          <w:color w:val="000000"/>
          <w:sz w:val="28"/>
          <w:szCs w:val="28"/>
        </w:rPr>
      </w:pPr>
      <w:r w:rsidRPr="00E25C08">
        <w:rPr>
          <w:rFonts w:ascii="Arial" w:eastAsia="Times New Roman" w:hAnsi="Arial" w:cs="Arial"/>
          <w:color w:val="000000"/>
          <w:sz w:val="28"/>
          <w:szCs w:val="28"/>
        </w:rPr>
        <w:t>Hernia</w:t>
      </w:r>
    </w:p>
    <w:p w14:paraId="0078185C" w14:textId="77777777" w:rsidR="00F76D66" w:rsidRPr="00701A7F" w:rsidRDefault="00F76D66" w:rsidP="00F76D66">
      <w:pPr>
        <w:numPr>
          <w:ilvl w:val="1"/>
          <w:numId w:val="23"/>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Malignancy</w:t>
      </w:r>
    </w:p>
    <w:p w14:paraId="1A4B241E" w14:textId="77777777" w:rsidR="00F76D66" w:rsidRPr="00701A7F" w:rsidRDefault="00F76D66" w:rsidP="00F76D66">
      <w:pPr>
        <w:numPr>
          <w:ilvl w:val="1"/>
          <w:numId w:val="23"/>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IBD</w:t>
      </w:r>
    </w:p>
    <w:p w14:paraId="4FB54A32" w14:textId="77777777" w:rsidR="00F76D66" w:rsidRPr="00701A7F" w:rsidRDefault="00F76D66" w:rsidP="00F76D66">
      <w:pPr>
        <w:numPr>
          <w:ilvl w:val="1"/>
          <w:numId w:val="23"/>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Gallstone Ileus</w:t>
      </w:r>
    </w:p>
    <w:p w14:paraId="78EC4773" w14:textId="77777777" w:rsidR="00F76D66" w:rsidRPr="00701A7F" w:rsidRDefault="00F76D66" w:rsidP="00F76D66">
      <w:pPr>
        <w:numPr>
          <w:ilvl w:val="1"/>
          <w:numId w:val="23"/>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Intussusception</w:t>
      </w:r>
    </w:p>
    <w:p w14:paraId="1B7E02DC" w14:textId="77777777" w:rsidR="00F76D66" w:rsidRPr="00701A7F" w:rsidRDefault="00F76D66" w:rsidP="00F76D66">
      <w:pPr>
        <w:numPr>
          <w:ilvl w:val="1"/>
          <w:numId w:val="23"/>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Adhesions (less likely since no prior surgery)</w:t>
      </w:r>
    </w:p>
    <w:p w14:paraId="4C4083F8" w14:textId="77777777" w:rsidR="00F76D66" w:rsidRDefault="00F76D66" w:rsidP="00F76D66">
      <w:pPr>
        <w:spacing w:after="0" w:line="240" w:lineRule="auto"/>
        <w:rPr>
          <w:rFonts w:ascii="Arial" w:eastAsia="Times New Roman" w:hAnsi="Arial" w:cs="Arial"/>
          <w:color w:val="000000"/>
          <w:sz w:val="28"/>
          <w:szCs w:val="28"/>
          <w:highlight w:val="yellow"/>
          <w:shd w:val="clear" w:color="auto" w:fill="FFFFFF"/>
        </w:rPr>
      </w:pPr>
    </w:p>
    <w:p w14:paraId="621396F6" w14:textId="77777777" w:rsidR="00F76D66" w:rsidRPr="00F47E66" w:rsidRDefault="00F76D66" w:rsidP="00F76D66">
      <w:pPr>
        <w:spacing w:after="0" w:line="240" w:lineRule="auto"/>
        <w:rPr>
          <w:rFonts w:ascii="Arial" w:eastAsia="Times New Roman" w:hAnsi="Arial" w:cs="Arial"/>
          <w:b/>
          <w:bCs/>
          <w:color w:val="000000"/>
          <w:sz w:val="28"/>
          <w:szCs w:val="28"/>
          <w:shd w:val="clear" w:color="auto" w:fill="FFFFFF"/>
        </w:rPr>
      </w:pPr>
      <w:r w:rsidRPr="00F47E66">
        <w:rPr>
          <w:rFonts w:ascii="Arial" w:eastAsia="Times New Roman" w:hAnsi="Arial" w:cs="Arial"/>
          <w:b/>
          <w:bCs/>
          <w:color w:val="000000"/>
          <w:sz w:val="28"/>
          <w:szCs w:val="28"/>
          <w:highlight w:val="yellow"/>
          <w:shd w:val="clear" w:color="auto" w:fill="FFFFFF"/>
        </w:rPr>
        <w:t>What Would you like to do?</w:t>
      </w:r>
    </w:p>
    <w:p w14:paraId="24933B5A" w14:textId="77777777" w:rsidR="00F76D66" w:rsidRDefault="00F76D66" w:rsidP="00F76D66">
      <w:pPr>
        <w:pStyle w:val="ListParagraph"/>
        <w:numPr>
          <w:ilvl w:val="0"/>
          <w:numId w:val="25"/>
        </w:numPr>
        <w:spacing w:after="0" w:line="240" w:lineRule="auto"/>
        <w:rPr>
          <w:rFonts w:ascii="Arial" w:eastAsia="Times New Roman" w:hAnsi="Arial" w:cs="Arial"/>
          <w:color w:val="000000"/>
          <w:sz w:val="28"/>
          <w:szCs w:val="28"/>
          <w:shd w:val="clear" w:color="auto" w:fill="FFFFFF"/>
        </w:rPr>
      </w:pPr>
      <w:r>
        <w:rPr>
          <w:rFonts w:ascii="Arial" w:eastAsia="Times New Roman" w:hAnsi="Arial" w:cs="Arial"/>
          <w:color w:val="000000"/>
          <w:sz w:val="28"/>
          <w:szCs w:val="28"/>
          <w:shd w:val="clear" w:color="auto" w:fill="FFFFFF"/>
        </w:rPr>
        <w:t>Obtain CT</w:t>
      </w:r>
    </w:p>
    <w:p w14:paraId="3F58B952" w14:textId="77777777" w:rsidR="00F76D66" w:rsidRPr="00F47E66" w:rsidRDefault="00F76D66" w:rsidP="00F76D66">
      <w:pPr>
        <w:spacing w:before="100" w:beforeAutospacing="1" w:after="100" w:afterAutospacing="1" w:line="240" w:lineRule="auto"/>
        <w:ind w:left="720"/>
        <w:rPr>
          <w:rFonts w:asciiTheme="minorBidi" w:eastAsia="Times New Roman" w:hAnsiTheme="minorBidi"/>
          <w:b/>
          <w:bCs/>
          <w:color w:val="000000"/>
          <w:sz w:val="28"/>
          <w:szCs w:val="28"/>
        </w:rPr>
      </w:pPr>
      <w:r w:rsidRPr="00F47E66">
        <w:rPr>
          <w:rFonts w:asciiTheme="minorBidi" w:eastAsia="Times New Roman" w:hAnsiTheme="minorBidi"/>
          <w:b/>
          <w:bCs/>
          <w:color w:val="000000"/>
          <w:sz w:val="28"/>
          <w:szCs w:val="28"/>
        </w:rPr>
        <w:lastRenderedPageBreak/>
        <w:t>CT scan notable for findings c/w SBO with transition point posterior at right inguinal ligament with loops of bowel noted on superomedial right thigh</w:t>
      </w:r>
    </w:p>
    <w:p w14:paraId="49CA5F85" w14:textId="77777777" w:rsidR="00F76D66" w:rsidRPr="00F47E66" w:rsidRDefault="00F76D66" w:rsidP="00F76D66">
      <w:pPr>
        <w:spacing w:after="0" w:line="240" w:lineRule="auto"/>
        <w:rPr>
          <w:rFonts w:ascii="Arial" w:eastAsia="Times New Roman" w:hAnsi="Arial" w:cs="Arial"/>
          <w:color w:val="000000"/>
          <w:sz w:val="28"/>
          <w:szCs w:val="28"/>
          <w:shd w:val="clear" w:color="auto" w:fill="FFFFFF"/>
        </w:rPr>
      </w:pPr>
    </w:p>
    <w:p w14:paraId="73BF5E42" w14:textId="77777777" w:rsidR="00F76D66" w:rsidRDefault="00F76D66" w:rsidP="00F76D66">
      <w:pPr>
        <w:spacing w:after="0" w:line="240" w:lineRule="auto"/>
        <w:rPr>
          <w:rFonts w:ascii="Arial" w:eastAsia="Times New Roman" w:hAnsi="Arial" w:cs="Arial"/>
          <w:color w:val="000000"/>
          <w:sz w:val="28"/>
          <w:szCs w:val="28"/>
          <w:shd w:val="clear" w:color="auto" w:fill="FFFFFF"/>
        </w:rPr>
      </w:pPr>
      <w:r>
        <w:rPr>
          <w:noProof/>
        </w:rPr>
        <w:drawing>
          <wp:inline distT="0" distB="0" distL="0" distR="0" wp14:anchorId="23BEE233" wp14:editId="6CF8919F">
            <wp:extent cx="5943600" cy="3857625"/>
            <wp:effectExtent l="0" t="0" r="0" b="9525"/>
            <wp:docPr id="2068308179" name="Picture 5" descr="Incarcerated Femoral Littre's Hernia After Inguinal Hernia Repai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carcerated Femoral Littre's Hernia After Inguinal Hernia Repair ..."/>
                    <pic:cNvPicPr>
                      <a:picLocks noChangeAspect="1" noChangeArrowheads="1"/>
                    </pic:cNvPicPr>
                  </pic:nvPicPr>
                  <pic:blipFill rotWithShape="1">
                    <a:blip r:embed="rId5">
                      <a:extLst>
                        <a:ext uri="{28A0092B-C50C-407E-A947-70E740481C1C}">
                          <a14:useLocalDpi xmlns:a14="http://schemas.microsoft.com/office/drawing/2010/main" val="0"/>
                        </a:ext>
                      </a:extLst>
                    </a:blip>
                    <a:srcRect t="17347" b="3716"/>
                    <a:stretch/>
                  </pic:blipFill>
                  <pic:spPr bwMode="auto">
                    <a:xfrm>
                      <a:off x="0" y="0"/>
                      <a:ext cx="5943600" cy="3857625"/>
                    </a:xfrm>
                    <a:prstGeom prst="rect">
                      <a:avLst/>
                    </a:prstGeom>
                    <a:noFill/>
                    <a:ln>
                      <a:noFill/>
                    </a:ln>
                    <a:extLst>
                      <a:ext uri="{53640926-AAD7-44D8-BBD7-CCE9431645EC}">
                        <a14:shadowObscured xmlns:a14="http://schemas.microsoft.com/office/drawing/2010/main"/>
                      </a:ext>
                    </a:extLst>
                  </pic:spPr>
                </pic:pic>
              </a:graphicData>
            </a:graphic>
          </wp:inline>
        </w:drawing>
      </w:r>
    </w:p>
    <w:p w14:paraId="0F900E3A" w14:textId="77777777" w:rsidR="00F76D66" w:rsidRDefault="00F76D66" w:rsidP="00F76D66">
      <w:pPr>
        <w:spacing w:after="0" w:line="240" w:lineRule="auto"/>
        <w:rPr>
          <w:rFonts w:ascii="Arial" w:eastAsia="Times New Roman" w:hAnsi="Arial" w:cs="Arial"/>
          <w:color w:val="000000"/>
          <w:sz w:val="28"/>
          <w:szCs w:val="28"/>
          <w:shd w:val="clear" w:color="auto" w:fill="FFFFFF"/>
        </w:rPr>
      </w:pPr>
    </w:p>
    <w:p w14:paraId="247E917A" w14:textId="77777777" w:rsidR="00F76D66" w:rsidRPr="00701A7F" w:rsidRDefault="00F76D66" w:rsidP="00F76D66">
      <w:pPr>
        <w:spacing w:after="0" w:line="240" w:lineRule="auto"/>
        <w:rPr>
          <w:rFonts w:ascii="Times New Roman" w:eastAsia="Times New Roman" w:hAnsi="Times New Roman" w:cs="Times New Roman"/>
          <w:sz w:val="28"/>
          <w:szCs w:val="28"/>
        </w:rPr>
      </w:pPr>
      <w:r w:rsidRPr="00F47E66">
        <w:rPr>
          <w:rFonts w:ascii="Arial" w:eastAsia="Times New Roman" w:hAnsi="Arial" w:cs="Arial"/>
          <w:b/>
          <w:bCs/>
          <w:color w:val="000000"/>
          <w:sz w:val="28"/>
          <w:szCs w:val="28"/>
          <w:highlight w:val="yellow"/>
          <w:shd w:val="clear" w:color="auto" w:fill="FFFFFF"/>
        </w:rPr>
        <w:t>What is your diagnosis</w:t>
      </w:r>
      <w:r>
        <w:rPr>
          <w:rFonts w:ascii="Arial" w:eastAsia="Times New Roman" w:hAnsi="Arial" w:cs="Arial"/>
          <w:color w:val="000000"/>
          <w:sz w:val="28"/>
          <w:szCs w:val="28"/>
          <w:shd w:val="clear" w:color="auto" w:fill="FFFFFF"/>
        </w:rPr>
        <w:t>?</w:t>
      </w:r>
      <w:r w:rsidRPr="00701A7F">
        <w:rPr>
          <w:rFonts w:ascii="Arial" w:eastAsia="Times New Roman" w:hAnsi="Arial" w:cs="Arial"/>
          <w:color w:val="000000"/>
          <w:sz w:val="28"/>
          <w:szCs w:val="28"/>
          <w:shd w:val="clear" w:color="auto" w:fill="FFFFFF"/>
        </w:rPr>
        <w:t xml:space="preserve"> Femoral hernia with Incarceration</w:t>
      </w:r>
      <w:r w:rsidRPr="00701A7F">
        <w:rPr>
          <w:rFonts w:ascii="Arial" w:eastAsia="Times New Roman" w:hAnsi="Arial" w:cs="Arial"/>
          <w:color w:val="000000"/>
          <w:sz w:val="28"/>
          <w:szCs w:val="28"/>
        </w:rPr>
        <w:br/>
      </w:r>
      <w:r w:rsidRPr="00701A7F">
        <w:rPr>
          <w:rFonts w:ascii="Arial" w:eastAsia="Times New Roman" w:hAnsi="Arial" w:cs="Arial"/>
          <w:color w:val="000000"/>
          <w:sz w:val="28"/>
          <w:szCs w:val="28"/>
        </w:rPr>
        <w:br/>
      </w:r>
      <w:r w:rsidRPr="00F47E66">
        <w:rPr>
          <w:rFonts w:ascii="Arial" w:eastAsia="Times New Roman" w:hAnsi="Arial" w:cs="Arial"/>
          <w:b/>
          <w:bCs/>
          <w:color w:val="000000"/>
          <w:sz w:val="28"/>
          <w:szCs w:val="28"/>
          <w:highlight w:val="yellow"/>
          <w:shd w:val="clear" w:color="auto" w:fill="FFFFFF"/>
        </w:rPr>
        <w:t>What is your plan</w:t>
      </w:r>
      <w:r>
        <w:rPr>
          <w:rFonts w:ascii="Arial" w:eastAsia="Times New Roman" w:hAnsi="Arial" w:cs="Arial"/>
          <w:b/>
          <w:bCs/>
          <w:color w:val="000000"/>
          <w:sz w:val="28"/>
          <w:szCs w:val="28"/>
          <w:shd w:val="clear" w:color="auto" w:fill="FFFFFF"/>
        </w:rPr>
        <w:t>?</w:t>
      </w:r>
    </w:p>
    <w:p w14:paraId="269FB6F6" w14:textId="77777777" w:rsidR="00F76D66" w:rsidRPr="00701A7F" w:rsidRDefault="00F76D66" w:rsidP="00F76D66">
      <w:pPr>
        <w:numPr>
          <w:ilvl w:val="0"/>
          <w:numId w:val="2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Laparoscopic TAPP or TEPP</w:t>
      </w:r>
    </w:p>
    <w:p w14:paraId="3B92A305" w14:textId="77777777" w:rsidR="00B0045B" w:rsidRDefault="00F76D66" w:rsidP="00F76D66">
      <w:pPr>
        <w:numPr>
          <w:ilvl w:val="1"/>
          <w:numId w:val="24"/>
        </w:numPr>
        <w:spacing w:before="100" w:beforeAutospacing="1" w:after="100" w:afterAutospacing="1" w:line="240" w:lineRule="auto"/>
        <w:rPr>
          <w:ins w:id="4" w:author="DeMaria, Eric Joel" w:date="2024-07-30T09:27:00Z"/>
          <w:rFonts w:ascii="Arial" w:eastAsia="Times New Roman" w:hAnsi="Arial" w:cs="Arial"/>
          <w:color w:val="000000"/>
          <w:sz w:val="28"/>
          <w:szCs w:val="28"/>
        </w:rPr>
      </w:pPr>
      <w:r w:rsidRPr="00701A7F">
        <w:rPr>
          <w:rFonts w:ascii="Arial" w:eastAsia="Times New Roman" w:hAnsi="Arial" w:cs="Arial"/>
          <w:color w:val="000000"/>
          <w:sz w:val="28"/>
          <w:szCs w:val="28"/>
        </w:rPr>
        <w:t>If attempt laparoscopically... ultimately unable to reduce</w:t>
      </w:r>
      <w:ins w:id="5" w:author="DeMaria, Eric Joel" w:date="2024-07-30T09:21:00Z">
        <w:r w:rsidR="00B0045B">
          <w:rPr>
            <w:rFonts w:ascii="Arial" w:eastAsia="Times New Roman" w:hAnsi="Arial" w:cs="Arial"/>
            <w:color w:val="000000"/>
            <w:sz w:val="28"/>
            <w:szCs w:val="28"/>
          </w:rPr>
          <w:t xml:space="preserve"> </w:t>
        </w:r>
      </w:ins>
    </w:p>
    <w:p w14:paraId="583AB356" w14:textId="2060C5D8" w:rsidR="00F76D66" w:rsidRPr="00701A7F" w:rsidRDefault="00B0045B" w:rsidP="00F76D66">
      <w:pPr>
        <w:numPr>
          <w:ilvl w:val="1"/>
          <w:numId w:val="24"/>
        </w:numPr>
        <w:spacing w:before="100" w:beforeAutospacing="1" w:after="100" w:afterAutospacing="1" w:line="240" w:lineRule="auto"/>
        <w:rPr>
          <w:rFonts w:ascii="Arial" w:eastAsia="Times New Roman" w:hAnsi="Arial" w:cs="Arial"/>
          <w:color w:val="000000"/>
          <w:sz w:val="28"/>
          <w:szCs w:val="28"/>
        </w:rPr>
      </w:pPr>
      <w:ins w:id="6" w:author="DeMaria, Eric Joel" w:date="2024-07-30T09:21:00Z">
        <w:r>
          <w:rPr>
            <w:rFonts w:ascii="Arial" w:eastAsia="Times New Roman" w:hAnsi="Arial" w:cs="Arial"/>
            <w:color w:val="000000"/>
            <w:sz w:val="28"/>
            <w:szCs w:val="28"/>
          </w:rPr>
          <w:t>should be able to describe incising the fascia</w:t>
        </w:r>
      </w:ins>
      <w:ins w:id="7" w:author="DeMaria, Eric Joel" w:date="2024-07-30T09:26:00Z">
        <w:r>
          <w:rPr>
            <w:rFonts w:ascii="Arial" w:eastAsia="Times New Roman" w:hAnsi="Arial" w:cs="Arial"/>
            <w:color w:val="000000"/>
            <w:sz w:val="28"/>
            <w:szCs w:val="28"/>
          </w:rPr>
          <w:t xml:space="preserve"> anterior to the </w:t>
        </w:r>
      </w:ins>
      <w:ins w:id="8" w:author="DeMaria, Eric Joel" w:date="2024-07-30T09:27:00Z">
        <w:r>
          <w:rPr>
            <w:rFonts w:ascii="Arial" w:eastAsia="Times New Roman" w:hAnsi="Arial" w:cs="Arial"/>
            <w:color w:val="000000"/>
            <w:sz w:val="28"/>
            <w:szCs w:val="28"/>
          </w:rPr>
          <w:t>hernia mass</w:t>
        </w:r>
      </w:ins>
      <w:ins w:id="9" w:author="DeMaria, Eric Joel" w:date="2024-07-30T09:21:00Z">
        <w:r>
          <w:rPr>
            <w:rFonts w:ascii="Arial" w:eastAsia="Times New Roman" w:hAnsi="Arial" w:cs="Arial"/>
            <w:color w:val="000000"/>
            <w:sz w:val="28"/>
            <w:szCs w:val="28"/>
          </w:rPr>
          <w:t xml:space="preserve"> in order to try to reduce </w:t>
        </w:r>
      </w:ins>
      <w:ins w:id="10" w:author="DeMaria, Eric Joel" w:date="2024-07-30T09:27:00Z">
        <w:r>
          <w:rPr>
            <w:rFonts w:ascii="Arial" w:eastAsia="Times New Roman" w:hAnsi="Arial" w:cs="Arial"/>
            <w:color w:val="000000"/>
            <w:sz w:val="28"/>
            <w:szCs w:val="28"/>
          </w:rPr>
          <w:t>whether</w:t>
        </w:r>
      </w:ins>
      <w:ins w:id="11" w:author="DeMaria, Eric Joel" w:date="2024-07-30T09:21:00Z">
        <w:r>
          <w:rPr>
            <w:rFonts w:ascii="Arial" w:eastAsia="Times New Roman" w:hAnsi="Arial" w:cs="Arial"/>
            <w:color w:val="000000"/>
            <w:sz w:val="28"/>
            <w:szCs w:val="28"/>
          </w:rPr>
          <w:t xml:space="preserve"> lap or open approach</w:t>
        </w:r>
      </w:ins>
    </w:p>
    <w:p w14:paraId="5EFEDE61" w14:textId="77777777" w:rsidR="00F76D66" w:rsidRPr="00701A7F" w:rsidRDefault="00F76D66" w:rsidP="00F76D66">
      <w:pPr>
        <w:spacing w:after="0" w:line="240" w:lineRule="auto"/>
        <w:ind w:left="720"/>
        <w:rPr>
          <w:rFonts w:ascii="Arial" w:eastAsia="Times New Roman" w:hAnsi="Arial" w:cs="Arial"/>
          <w:color w:val="000000"/>
          <w:sz w:val="28"/>
          <w:szCs w:val="28"/>
        </w:rPr>
      </w:pPr>
      <w:r w:rsidRPr="00701A7F">
        <w:rPr>
          <w:rFonts w:ascii="Arial" w:eastAsia="Times New Roman" w:hAnsi="Arial" w:cs="Arial"/>
          <w:color w:val="000000"/>
          <w:sz w:val="28"/>
          <w:szCs w:val="28"/>
        </w:rPr>
        <w:t>Open repair</w:t>
      </w:r>
    </w:p>
    <w:p w14:paraId="72A61DE8" w14:textId="2FEA0172" w:rsidR="00F76D66" w:rsidRPr="00701A7F" w:rsidRDefault="00F76D66" w:rsidP="00F76D66">
      <w:pPr>
        <w:numPr>
          <w:ilvl w:val="1"/>
          <w:numId w:val="2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 xml:space="preserve">Must describe </w:t>
      </w:r>
      <w:ins w:id="12" w:author="DeMaria, Eric Joel" w:date="2024-07-30T09:26:00Z">
        <w:r w:rsidR="00B0045B">
          <w:rPr>
            <w:rFonts w:ascii="Arial" w:eastAsia="Times New Roman" w:hAnsi="Arial" w:cs="Arial"/>
            <w:color w:val="000000"/>
            <w:sz w:val="28"/>
            <w:szCs w:val="28"/>
          </w:rPr>
          <w:t xml:space="preserve">opening inguinal ligament and then </w:t>
        </w:r>
      </w:ins>
      <w:r w:rsidRPr="00701A7F">
        <w:rPr>
          <w:rFonts w:ascii="Arial" w:eastAsia="Times New Roman" w:hAnsi="Arial" w:cs="Arial"/>
          <w:color w:val="000000"/>
          <w:sz w:val="28"/>
          <w:szCs w:val="28"/>
        </w:rPr>
        <w:t xml:space="preserve">opening inguinal floor </w:t>
      </w:r>
      <w:del w:id="13" w:author="DeMaria, Eric Joel" w:date="2024-07-30T09:26:00Z">
        <w:r w:rsidRPr="00701A7F" w:rsidDel="00B0045B">
          <w:rPr>
            <w:rFonts w:ascii="Arial" w:eastAsia="Times New Roman" w:hAnsi="Arial" w:cs="Arial"/>
            <w:color w:val="000000"/>
            <w:sz w:val="28"/>
            <w:szCs w:val="28"/>
          </w:rPr>
          <w:delText xml:space="preserve">/ inguinal ligament </w:delText>
        </w:r>
      </w:del>
      <w:r w:rsidRPr="00701A7F">
        <w:rPr>
          <w:rFonts w:ascii="Arial" w:eastAsia="Times New Roman" w:hAnsi="Arial" w:cs="Arial"/>
          <w:color w:val="000000"/>
          <w:sz w:val="28"/>
          <w:szCs w:val="28"/>
        </w:rPr>
        <w:t>to access</w:t>
      </w:r>
      <w:ins w:id="14" w:author="DeMaria, Eric Joel" w:date="2024-07-30T09:26:00Z">
        <w:r w:rsidR="00B0045B">
          <w:rPr>
            <w:rFonts w:ascii="Arial" w:eastAsia="Times New Roman" w:hAnsi="Arial" w:cs="Arial"/>
            <w:color w:val="000000"/>
            <w:sz w:val="28"/>
            <w:szCs w:val="28"/>
          </w:rPr>
          <w:t xml:space="preserve"> the location of a</w:t>
        </w:r>
      </w:ins>
      <w:r w:rsidRPr="00701A7F">
        <w:rPr>
          <w:rFonts w:ascii="Arial" w:eastAsia="Times New Roman" w:hAnsi="Arial" w:cs="Arial"/>
          <w:color w:val="000000"/>
          <w:sz w:val="28"/>
          <w:szCs w:val="28"/>
        </w:rPr>
        <w:t xml:space="preserve"> femoral hernia / reduce</w:t>
      </w:r>
      <w:ins w:id="15" w:author="DeMaria, Eric Joel" w:date="2024-07-30T09:21:00Z">
        <w:r w:rsidR="00B0045B">
          <w:rPr>
            <w:rFonts w:ascii="Arial" w:eastAsia="Times New Roman" w:hAnsi="Arial" w:cs="Arial"/>
            <w:color w:val="000000"/>
            <w:sz w:val="28"/>
            <w:szCs w:val="28"/>
          </w:rPr>
          <w:t>- reduction must not be done until hernia content examine</w:t>
        </w:r>
      </w:ins>
      <w:ins w:id="16" w:author="DeMaria, Eric Joel" w:date="2024-07-30T09:22:00Z">
        <w:r w:rsidR="00B0045B">
          <w:rPr>
            <w:rFonts w:ascii="Arial" w:eastAsia="Times New Roman" w:hAnsi="Arial" w:cs="Arial"/>
            <w:color w:val="000000"/>
            <w:sz w:val="28"/>
            <w:szCs w:val="28"/>
          </w:rPr>
          <w:t>d for ischemic changes</w:t>
        </w:r>
      </w:ins>
    </w:p>
    <w:p w14:paraId="69D631FC" w14:textId="77777777" w:rsidR="00F76D66" w:rsidRPr="00701A7F" w:rsidRDefault="00F76D66" w:rsidP="00F76D66">
      <w:pPr>
        <w:spacing w:after="0" w:line="240" w:lineRule="auto"/>
        <w:ind w:left="1440"/>
        <w:outlineLvl w:val="0"/>
        <w:rPr>
          <w:rFonts w:ascii="Arial" w:eastAsia="Times New Roman" w:hAnsi="Arial" w:cs="Arial"/>
          <w:b/>
          <w:color w:val="000000"/>
          <w:sz w:val="28"/>
          <w:szCs w:val="28"/>
          <w:shd w:val="clear" w:color="auto" w:fill="FFFFFF"/>
        </w:rPr>
      </w:pPr>
      <w:r w:rsidRPr="00701A7F">
        <w:rPr>
          <w:rFonts w:ascii="Arial" w:eastAsia="Times New Roman" w:hAnsi="Arial" w:cs="Arial"/>
          <w:b/>
          <w:color w:val="000000"/>
          <w:sz w:val="28"/>
          <w:szCs w:val="28"/>
          <w:shd w:val="clear" w:color="auto" w:fill="FFFFFF"/>
        </w:rPr>
        <w:t xml:space="preserve">Open Lichenstein </w:t>
      </w:r>
    </w:p>
    <w:p w14:paraId="59486F2E" w14:textId="77777777" w:rsidR="00F76D66" w:rsidRPr="00701A7F" w:rsidRDefault="00F76D66" w:rsidP="00F76D66">
      <w:pPr>
        <w:pStyle w:val="ListParagraph"/>
        <w:numPr>
          <w:ilvl w:val="0"/>
          <w:numId w:val="24"/>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Oblique skin incision two fingerbreadths superior to inguinal ligament, carried through subcutaneous tissue</w:t>
      </w:r>
    </w:p>
    <w:p w14:paraId="4ADE215C" w14:textId="77777777" w:rsidR="00F76D66" w:rsidRPr="00701A7F" w:rsidRDefault="00F76D66" w:rsidP="00F76D66">
      <w:pPr>
        <w:pStyle w:val="ListParagraph"/>
        <w:numPr>
          <w:ilvl w:val="0"/>
          <w:numId w:val="24"/>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lastRenderedPageBreak/>
        <w:t>External oblique fascia is identified and incised along direction of fibers</w:t>
      </w:r>
    </w:p>
    <w:p w14:paraId="46B2A49B" w14:textId="77777777" w:rsidR="00F76D66" w:rsidRPr="00701A7F" w:rsidRDefault="00F76D66" w:rsidP="00F76D66">
      <w:pPr>
        <w:pStyle w:val="ListParagraph"/>
        <w:numPr>
          <w:ilvl w:val="0"/>
          <w:numId w:val="24"/>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Isolate cord structures from hernia sac</w:t>
      </w:r>
    </w:p>
    <w:p w14:paraId="4E61B483" w14:textId="4E77BB7D" w:rsidR="00F76D66" w:rsidRPr="00701A7F" w:rsidRDefault="00F76D66" w:rsidP="00F76D66">
      <w:pPr>
        <w:pStyle w:val="ListParagraph"/>
        <w:numPr>
          <w:ilvl w:val="0"/>
          <w:numId w:val="24"/>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del w:id="17" w:author="DeMaria, Eric Joel" w:date="2024-07-30T09:22:00Z">
        <w:r w:rsidRPr="00701A7F" w:rsidDel="00B0045B">
          <w:rPr>
            <w:rFonts w:ascii="Arial" w:eastAsia="Times New Roman" w:hAnsi="Arial" w:cs="Arial"/>
            <w:color w:val="000000"/>
            <w:sz w:val="28"/>
            <w:szCs w:val="28"/>
            <w:shd w:val="clear" w:color="auto" w:fill="FFFFFF"/>
          </w:rPr>
          <w:delText xml:space="preserve">Transect </w:delText>
        </w:r>
      </w:del>
      <w:ins w:id="18" w:author="DeMaria, Eric Joel" w:date="2024-07-30T09:22:00Z">
        <w:r w:rsidR="00B0045B">
          <w:rPr>
            <w:rFonts w:ascii="Arial" w:eastAsia="Times New Roman" w:hAnsi="Arial" w:cs="Arial"/>
            <w:color w:val="000000"/>
            <w:sz w:val="28"/>
            <w:szCs w:val="28"/>
            <w:shd w:val="clear" w:color="auto" w:fill="FFFFFF"/>
          </w:rPr>
          <w:t xml:space="preserve"> open </w:t>
        </w:r>
      </w:ins>
      <w:r w:rsidRPr="00701A7F">
        <w:rPr>
          <w:rFonts w:ascii="Arial" w:eastAsia="Times New Roman" w:hAnsi="Arial" w:cs="Arial"/>
          <w:color w:val="000000"/>
          <w:sz w:val="28"/>
          <w:szCs w:val="28"/>
          <w:shd w:val="clear" w:color="auto" w:fill="FFFFFF"/>
        </w:rPr>
        <w:t xml:space="preserve">hernia sac (ensuring </w:t>
      </w:r>
      <w:ins w:id="19" w:author="DeMaria, Eric Joel" w:date="2024-07-30T09:22:00Z">
        <w:r w:rsidR="00B0045B">
          <w:rPr>
            <w:rFonts w:ascii="Arial" w:eastAsia="Times New Roman" w:hAnsi="Arial" w:cs="Arial"/>
            <w:color w:val="000000"/>
            <w:sz w:val="28"/>
            <w:szCs w:val="28"/>
            <w:shd w:val="clear" w:color="auto" w:fill="FFFFFF"/>
          </w:rPr>
          <w:t xml:space="preserve">caution in case of </w:t>
        </w:r>
      </w:ins>
      <w:del w:id="20" w:author="DeMaria, Eric Joel" w:date="2024-07-30T09:22:00Z">
        <w:r w:rsidRPr="00701A7F" w:rsidDel="00B0045B">
          <w:rPr>
            <w:rFonts w:ascii="Arial" w:eastAsia="Times New Roman" w:hAnsi="Arial" w:cs="Arial"/>
            <w:color w:val="000000"/>
            <w:sz w:val="28"/>
            <w:szCs w:val="28"/>
            <w:shd w:val="clear" w:color="auto" w:fill="FFFFFF"/>
          </w:rPr>
          <w:delText xml:space="preserve">no </w:delText>
        </w:r>
      </w:del>
      <w:r w:rsidRPr="00701A7F">
        <w:rPr>
          <w:rFonts w:ascii="Arial" w:eastAsia="Times New Roman" w:hAnsi="Arial" w:cs="Arial"/>
          <w:color w:val="000000"/>
          <w:sz w:val="28"/>
          <w:szCs w:val="28"/>
          <w:shd w:val="clear" w:color="auto" w:fill="FFFFFF"/>
        </w:rPr>
        <w:t>sliding hernia) or reduce contents back intraabdominally</w:t>
      </w:r>
      <w:ins w:id="21" w:author="DeMaria, Eric Joel" w:date="2024-07-30T09:22:00Z">
        <w:r w:rsidR="00B0045B">
          <w:rPr>
            <w:rFonts w:ascii="Arial" w:eastAsia="Times New Roman" w:hAnsi="Arial" w:cs="Arial"/>
            <w:color w:val="000000"/>
            <w:sz w:val="28"/>
            <w:szCs w:val="28"/>
            <w:shd w:val="clear" w:color="auto" w:fill="FFFFFF"/>
          </w:rPr>
          <w:t xml:space="preserve"> but only a</w:t>
        </w:r>
      </w:ins>
      <w:ins w:id="22" w:author="DeMaria, Eric Joel" w:date="2024-07-30T09:23:00Z">
        <w:r w:rsidR="00B0045B">
          <w:rPr>
            <w:rFonts w:ascii="Arial" w:eastAsia="Times New Roman" w:hAnsi="Arial" w:cs="Arial"/>
            <w:color w:val="000000"/>
            <w:sz w:val="28"/>
            <w:szCs w:val="28"/>
            <w:shd w:val="clear" w:color="auto" w:fill="FFFFFF"/>
          </w:rPr>
          <w:t>fter contents are examined.  Incise inguinal ligament anteriorly if unable to mobilize hernia content due to incarceration</w:t>
        </w:r>
      </w:ins>
    </w:p>
    <w:p w14:paraId="1556D624" w14:textId="3687C701" w:rsidR="00F76D66" w:rsidRPr="00701A7F" w:rsidRDefault="00F76D66" w:rsidP="00F76D66">
      <w:pPr>
        <w:pStyle w:val="ListParagraph"/>
        <w:numPr>
          <w:ilvl w:val="0"/>
          <w:numId w:val="24"/>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Polypropylene mesh secured to pubic tubercle medially, inguinal ligament inferiorly, rectus sheath/internal oblique superiorly</w:t>
      </w:r>
      <w:ins w:id="23" w:author="DeMaria, Eric Joel" w:date="2024-07-30T09:23:00Z">
        <w:r w:rsidR="00B0045B">
          <w:rPr>
            <w:rFonts w:ascii="Arial" w:eastAsia="Times New Roman" w:hAnsi="Arial" w:cs="Arial"/>
            <w:color w:val="000000"/>
            <w:sz w:val="28"/>
            <w:szCs w:val="28"/>
            <w:shd w:val="clear" w:color="auto" w:fill="FFFFFF"/>
          </w:rPr>
          <w:t>- should you use mesh if contents of hernia were ischemic?  I’d say no so ne</w:t>
        </w:r>
      </w:ins>
      <w:ins w:id="24" w:author="DeMaria, Eric Joel" w:date="2024-07-30T09:24:00Z">
        <w:r w:rsidR="00B0045B">
          <w:rPr>
            <w:rFonts w:ascii="Arial" w:eastAsia="Times New Roman" w:hAnsi="Arial" w:cs="Arial"/>
            <w:color w:val="000000"/>
            <w:sz w:val="28"/>
            <w:szCs w:val="28"/>
            <w:shd w:val="clear" w:color="auto" w:fill="FFFFFF"/>
          </w:rPr>
          <w:t xml:space="preserve">ed to know how to do tissue repair. </w:t>
        </w:r>
      </w:ins>
    </w:p>
    <w:p w14:paraId="3F61E0AB" w14:textId="77777777" w:rsidR="00F76D66" w:rsidRPr="00701A7F" w:rsidRDefault="00F76D66" w:rsidP="00F76D66">
      <w:pPr>
        <w:pStyle w:val="ListParagraph"/>
        <w:numPr>
          <w:ilvl w:val="0"/>
          <w:numId w:val="24"/>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Reapproximate external oblique</w:t>
      </w:r>
    </w:p>
    <w:p w14:paraId="28F4E5CD" w14:textId="77777777" w:rsidR="00F76D66" w:rsidRPr="00701A7F" w:rsidRDefault="00F76D66" w:rsidP="00F76D66">
      <w:pPr>
        <w:spacing w:after="0" w:line="240" w:lineRule="auto"/>
        <w:ind w:left="1080"/>
        <w:outlineLvl w:val="0"/>
        <w:rPr>
          <w:rFonts w:ascii="Arial" w:eastAsia="Times New Roman" w:hAnsi="Arial" w:cs="Arial"/>
          <w:color w:val="000000"/>
          <w:sz w:val="28"/>
          <w:szCs w:val="28"/>
          <w:shd w:val="clear" w:color="auto" w:fill="FFFFFF"/>
        </w:rPr>
      </w:pPr>
    </w:p>
    <w:p w14:paraId="5620AF9B" w14:textId="77777777" w:rsidR="00F76D66" w:rsidRPr="00701A7F" w:rsidRDefault="00F76D66" w:rsidP="00F76D66">
      <w:pPr>
        <w:numPr>
          <w:ilvl w:val="1"/>
          <w:numId w:val="24"/>
        </w:numPr>
        <w:spacing w:before="100" w:beforeAutospacing="1" w:after="100" w:afterAutospacing="1" w:line="240" w:lineRule="auto"/>
        <w:rPr>
          <w:rFonts w:ascii="Arial" w:eastAsia="Times New Roman" w:hAnsi="Arial" w:cs="Arial"/>
          <w:color w:val="000000"/>
          <w:sz w:val="28"/>
          <w:szCs w:val="28"/>
        </w:rPr>
      </w:pPr>
      <w:r w:rsidRPr="00C07EB3">
        <w:rPr>
          <w:rFonts w:ascii="Arial" w:eastAsia="Times New Roman" w:hAnsi="Arial" w:cs="Arial"/>
          <w:b/>
          <w:bCs/>
          <w:color w:val="000000"/>
          <w:sz w:val="28"/>
          <w:szCs w:val="28"/>
          <w:highlight w:val="yellow"/>
        </w:rPr>
        <w:t>Hernia repair plan if bowel ischemic?</w:t>
      </w:r>
      <w:r w:rsidRPr="00701A7F">
        <w:rPr>
          <w:rFonts w:ascii="Arial" w:eastAsia="Times New Roman" w:hAnsi="Arial" w:cs="Arial"/>
          <w:color w:val="000000"/>
          <w:sz w:val="28"/>
          <w:szCs w:val="28"/>
        </w:rPr>
        <w:t xml:space="preserve"> Tissue repair – McVay</w:t>
      </w:r>
    </w:p>
    <w:p w14:paraId="3EFDA7BF" w14:textId="50DC509F" w:rsidR="00F76D66" w:rsidRPr="00701A7F" w:rsidRDefault="00F76D66" w:rsidP="00F76D66">
      <w:pPr>
        <w:numPr>
          <w:ilvl w:val="2"/>
          <w:numId w:val="2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 xml:space="preserve">A RLQ incision is </w:t>
      </w:r>
      <w:proofErr w:type="gramStart"/>
      <w:r w:rsidRPr="00701A7F">
        <w:rPr>
          <w:rFonts w:ascii="Arial" w:eastAsia="Times New Roman" w:hAnsi="Arial" w:cs="Arial"/>
          <w:color w:val="000000"/>
          <w:sz w:val="28"/>
          <w:szCs w:val="28"/>
        </w:rPr>
        <w:t>made</w:t>
      </w:r>
      <w:proofErr w:type="gramEnd"/>
      <w:r w:rsidRPr="00701A7F">
        <w:rPr>
          <w:rFonts w:ascii="Arial" w:eastAsia="Times New Roman" w:hAnsi="Arial" w:cs="Arial"/>
          <w:color w:val="000000"/>
          <w:sz w:val="28"/>
          <w:szCs w:val="28"/>
        </w:rPr>
        <w:t xml:space="preserve"> and the external oblique aponeurosis is opened through the external ring. Care should be taken to preserve the ilioinguinal nerve. Cooper's ligament is</w:t>
      </w:r>
      <w:del w:id="25" w:author="DeMaria, Eric Joel" w:date="2024-07-30T09:24:00Z">
        <w:r w:rsidRPr="00701A7F" w:rsidDel="00B0045B">
          <w:rPr>
            <w:rFonts w:ascii="Arial" w:eastAsia="Times New Roman" w:hAnsi="Arial" w:cs="Arial"/>
            <w:color w:val="000000"/>
            <w:sz w:val="28"/>
            <w:szCs w:val="28"/>
          </w:rPr>
          <w:delText xml:space="preserve"> dissected free</w:delText>
        </w:r>
      </w:del>
      <w:ins w:id="26" w:author="DeMaria, Eric Joel" w:date="2024-07-30T09:24:00Z">
        <w:r w:rsidR="00B0045B">
          <w:rPr>
            <w:rFonts w:ascii="Arial" w:eastAsia="Times New Roman" w:hAnsi="Arial" w:cs="Arial"/>
            <w:color w:val="000000"/>
            <w:sz w:val="28"/>
            <w:szCs w:val="28"/>
          </w:rPr>
          <w:t xml:space="preserve"> </w:t>
        </w:r>
        <w:proofErr w:type="gramStart"/>
        <w:r w:rsidR="00B0045B">
          <w:rPr>
            <w:rFonts w:ascii="Arial" w:eastAsia="Times New Roman" w:hAnsi="Arial" w:cs="Arial"/>
            <w:color w:val="000000"/>
            <w:sz w:val="28"/>
            <w:szCs w:val="28"/>
          </w:rPr>
          <w:t xml:space="preserve">exposed </w:t>
        </w:r>
      </w:ins>
      <w:r w:rsidRPr="00701A7F">
        <w:rPr>
          <w:rFonts w:ascii="Arial" w:eastAsia="Times New Roman" w:hAnsi="Arial" w:cs="Arial"/>
          <w:color w:val="000000"/>
          <w:sz w:val="28"/>
          <w:szCs w:val="28"/>
        </w:rPr>
        <w:t>.</w:t>
      </w:r>
      <w:proofErr w:type="gramEnd"/>
    </w:p>
    <w:p w14:paraId="24192D72" w14:textId="599AF6E8" w:rsidR="00F76D66" w:rsidRPr="00701A7F" w:rsidRDefault="00F76D66" w:rsidP="00F76D66">
      <w:pPr>
        <w:numPr>
          <w:ilvl w:val="2"/>
          <w:numId w:val="2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A relaxing incision should be made to reduce tension from this tissue repair. The relaxing incision should extend from the just above the pubis superiorly in the plane of fusion of the external oblique aponeurosis and the anterior rectus sheath</w:t>
      </w:r>
      <w:ins w:id="27" w:author="DeMaria, Eric Joel" w:date="2024-07-30T09:27:00Z">
        <w:r w:rsidR="00ED726B">
          <w:rPr>
            <w:rFonts w:ascii="Arial" w:eastAsia="Times New Roman" w:hAnsi="Arial" w:cs="Arial"/>
            <w:color w:val="000000"/>
            <w:sz w:val="28"/>
            <w:szCs w:val="28"/>
          </w:rPr>
          <w:t>, exposing the rectus muscle</w:t>
        </w:r>
      </w:ins>
      <w:r w:rsidRPr="00701A7F">
        <w:rPr>
          <w:rFonts w:ascii="Arial" w:eastAsia="Times New Roman" w:hAnsi="Arial" w:cs="Arial"/>
          <w:color w:val="000000"/>
          <w:sz w:val="28"/>
          <w:szCs w:val="28"/>
        </w:rPr>
        <w:t>.</w:t>
      </w:r>
    </w:p>
    <w:p w14:paraId="74F126D5" w14:textId="5A5FED2F" w:rsidR="00F76D66" w:rsidRPr="00701A7F" w:rsidRDefault="00F76D66" w:rsidP="00F76D66">
      <w:pPr>
        <w:numPr>
          <w:ilvl w:val="2"/>
          <w:numId w:val="2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The hernia sac is dissected free, excised and then closed</w:t>
      </w:r>
      <w:ins w:id="28" w:author="DeMaria, Eric Joel" w:date="2024-07-30T09:24:00Z">
        <w:r w:rsidR="00B0045B">
          <w:rPr>
            <w:rFonts w:ascii="Arial" w:eastAsia="Times New Roman" w:hAnsi="Arial" w:cs="Arial"/>
            <w:color w:val="000000"/>
            <w:sz w:val="28"/>
            <w:szCs w:val="28"/>
          </w:rPr>
          <w:t xml:space="preserve"> after decision is m</w:t>
        </w:r>
      </w:ins>
      <w:ins w:id="29" w:author="DeMaria, Eric Joel" w:date="2024-07-30T09:25:00Z">
        <w:r w:rsidR="00B0045B">
          <w:rPr>
            <w:rFonts w:ascii="Arial" w:eastAsia="Times New Roman" w:hAnsi="Arial" w:cs="Arial"/>
            <w:color w:val="000000"/>
            <w:sz w:val="28"/>
            <w:szCs w:val="28"/>
          </w:rPr>
          <w:t xml:space="preserve">ade about bowel resection- if </w:t>
        </w:r>
        <w:proofErr w:type="gramStart"/>
        <w:r w:rsidR="00B0045B">
          <w:rPr>
            <w:rFonts w:ascii="Arial" w:eastAsia="Times New Roman" w:hAnsi="Arial" w:cs="Arial"/>
            <w:color w:val="000000"/>
            <w:sz w:val="28"/>
            <w:szCs w:val="28"/>
          </w:rPr>
          <w:t>possible</w:t>
        </w:r>
        <w:proofErr w:type="gramEnd"/>
        <w:r w:rsidR="00B0045B">
          <w:rPr>
            <w:rFonts w:ascii="Arial" w:eastAsia="Times New Roman" w:hAnsi="Arial" w:cs="Arial"/>
            <w:color w:val="000000"/>
            <w:sz w:val="28"/>
            <w:szCs w:val="28"/>
          </w:rPr>
          <w:t xml:space="preserve"> the bowel should be exteriorized via the incision and run to make sure no ischemic bowel slipped back into abdomen</w:t>
        </w:r>
      </w:ins>
      <w:r w:rsidRPr="00701A7F">
        <w:rPr>
          <w:rFonts w:ascii="Arial" w:eastAsia="Times New Roman" w:hAnsi="Arial" w:cs="Arial"/>
          <w:color w:val="000000"/>
          <w:sz w:val="28"/>
          <w:szCs w:val="28"/>
        </w:rPr>
        <w:t>.</w:t>
      </w:r>
    </w:p>
    <w:p w14:paraId="626BB0F6" w14:textId="77777777" w:rsidR="00F76D66" w:rsidRPr="00701A7F" w:rsidRDefault="00F76D66" w:rsidP="00F76D66">
      <w:pPr>
        <w:numPr>
          <w:ilvl w:val="2"/>
          <w:numId w:val="2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Preperitoneal tissues are closed with a running absorbable suture</w:t>
      </w:r>
      <w:r>
        <w:rPr>
          <w:rFonts w:ascii="Arial" w:eastAsia="Times New Roman" w:hAnsi="Arial" w:cs="Arial"/>
          <w:color w:val="000000"/>
          <w:sz w:val="28"/>
          <w:szCs w:val="28"/>
        </w:rPr>
        <w:t>.</w:t>
      </w:r>
    </w:p>
    <w:p w14:paraId="5870C9AC" w14:textId="1E8B0C2D" w:rsidR="00F76D66" w:rsidRPr="00701A7F" w:rsidRDefault="00ED726B" w:rsidP="00F76D66">
      <w:pPr>
        <w:numPr>
          <w:ilvl w:val="2"/>
          <w:numId w:val="24"/>
        </w:numPr>
        <w:spacing w:before="100" w:beforeAutospacing="1" w:after="100" w:afterAutospacing="1" w:line="240" w:lineRule="auto"/>
        <w:rPr>
          <w:rFonts w:ascii="Arial" w:eastAsia="Times New Roman" w:hAnsi="Arial" w:cs="Arial"/>
          <w:color w:val="000000"/>
          <w:sz w:val="28"/>
          <w:szCs w:val="28"/>
        </w:rPr>
      </w:pPr>
      <w:ins w:id="30" w:author="DeMaria, Eric Joel" w:date="2024-07-30T09:28:00Z">
        <w:r>
          <w:rPr>
            <w:rFonts w:ascii="Arial" w:eastAsia="Times New Roman" w:hAnsi="Arial" w:cs="Arial"/>
            <w:color w:val="000000"/>
            <w:sz w:val="28"/>
            <w:szCs w:val="28"/>
          </w:rPr>
          <w:t xml:space="preserve">Starting medially, </w:t>
        </w:r>
      </w:ins>
      <w:r w:rsidR="00F76D66" w:rsidRPr="00701A7F">
        <w:rPr>
          <w:rFonts w:ascii="Arial" w:eastAsia="Times New Roman" w:hAnsi="Arial" w:cs="Arial"/>
          <w:color w:val="000000"/>
          <w:sz w:val="28"/>
          <w:szCs w:val="28"/>
        </w:rPr>
        <w:t>Interrupted sutures are then placed between the transversus abdominis and Cooper's ligament</w:t>
      </w:r>
      <w:ins w:id="31" w:author="DeMaria, Eric Joel" w:date="2024-07-30T09:28:00Z">
        <w:r>
          <w:rPr>
            <w:rFonts w:ascii="Arial" w:eastAsia="Times New Roman" w:hAnsi="Arial" w:cs="Arial"/>
            <w:color w:val="000000"/>
            <w:sz w:val="28"/>
            <w:szCs w:val="28"/>
          </w:rPr>
          <w:t>.  The sutures are then</w:t>
        </w:r>
      </w:ins>
      <w:del w:id="32" w:author="DeMaria, Eric Joel" w:date="2024-07-30T09:28:00Z">
        <w:r w:rsidR="00F76D66" w:rsidRPr="00701A7F" w:rsidDel="00ED726B">
          <w:rPr>
            <w:rFonts w:ascii="Arial" w:eastAsia="Times New Roman" w:hAnsi="Arial" w:cs="Arial"/>
            <w:color w:val="000000"/>
            <w:sz w:val="28"/>
            <w:szCs w:val="28"/>
          </w:rPr>
          <w:delText>,</w:delText>
        </w:r>
      </w:del>
      <w:r w:rsidR="00F76D66" w:rsidRPr="00701A7F">
        <w:rPr>
          <w:rFonts w:ascii="Arial" w:eastAsia="Times New Roman" w:hAnsi="Arial" w:cs="Arial"/>
          <w:color w:val="000000"/>
          <w:sz w:val="28"/>
          <w:szCs w:val="28"/>
        </w:rPr>
        <w:t xml:space="preserve"> transition</w:t>
      </w:r>
      <w:ins w:id="33" w:author="DeMaria, Eric Joel" w:date="2024-07-30T09:28:00Z">
        <w:r>
          <w:rPr>
            <w:rFonts w:ascii="Arial" w:eastAsia="Times New Roman" w:hAnsi="Arial" w:cs="Arial"/>
            <w:color w:val="000000"/>
            <w:sz w:val="28"/>
            <w:szCs w:val="28"/>
          </w:rPr>
          <w:t>ed</w:t>
        </w:r>
      </w:ins>
      <w:del w:id="34" w:author="DeMaria, Eric Joel" w:date="2024-07-30T09:28:00Z">
        <w:r w:rsidR="00F76D66" w:rsidRPr="00701A7F" w:rsidDel="00ED726B">
          <w:rPr>
            <w:rFonts w:ascii="Arial" w:eastAsia="Times New Roman" w:hAnsi="Arial" w:cs="Arial"/>
            <w:color w:val="000000"/>
            <w:sz w:val="28"/>
            <w:szCs w:val="28"/>
          </w:rPr>
          <w:delText>ing</w:delText>
        </w:r>
      </w:del>
      <w:r w:rsidR="00F76D66" w:rsidRPr="00701A7F">
        <w:rPr>
          <w:rFonts w:ascii="Arial" w:eastAsia="Times New Roman" w:hAnsi="Arial" w:cs="Arial"/>
          <w:color w:val="000000"/>
          <w:sz w:val="28"/>
          <w:szCs w:val="28"/>
        </w:rPr>
        <w:t xml:space="preserve"> to the femoral sheath</w:t>
      </w:r>
      <w:ins w:id="35" w:author="DeMaria, Eric Joel" w:date="2024-07-30T09:29:00Z">
        <w:r>
          <w:rPr>
            <w:rFonts w:ascii="Arial" w:eastAsia="Times New Roman" w:hAnsi="Arial" w:cs="Arial"/>
            <w:color w:val="000000"/>
            <w:sz w:val="28"/>
            <w:szCs w:val="28"/>
          </w:rPr>
          <w:t xml:space="preserve"> avoiding the femoral vein which lies beneath the opened floor just anterior to Cooper’s ligament.  The repair is then continued laterally with sutures between</w:t>
        </w:r>
      </w:ins>
      <w:ins w:id="36" w:author="DeMaria, Eric Joel" w:date="2024-07-30T09:30:00Z">
        <w:r>
          <w:rPr>
            <w:rFonts w:ascii="Arial" w:eastAsia="Times New Roman" w:hAnsi="Arial" w:cs="Arial"/>
            <w:color w:val="000000"/>
            <w:sz w:val="28"/>
            <w:szCs w:val="28"/>
          </w:rPr>
          <w:t xml:space="preserve"> transversus abdominis and the shelving edge of the inguinal ligament.  </w:t>
        </w:r>
      </w:ins>
      <w:del w:id="37" w:author="DeMaria, Eric Joel" w:date="2024-07-30T09:30:00Z">
        <w:r w:rsidR="00F76D66" w:rsidRPr="00701A7F" w:rsidDel="00ED726B">
          <w:rPr>
            <w:rFonts w:ascii="Arial" w:eastAsia="Times New Roman" w:hAnsi="Arial" w:cs="Arial"/>
            <w:color w:val="000000"/>
            <w:sz w:val="28"/>
            <w:szCs w:val="28"/>
          </w:rPr>
          <w:delText>, superior laterally, allowing t</w:delText>
        </w:r>
      </w:del>
      <w:ins w:id="38" w:author="DeMaria, Eric Joel" w:date="2024-07-30T09:30:00Z">
        <w:r>
          <w:rPr>
            <w:rFonts w:ascii="Arial" w:eastAsia="Times New Roman" w:hAnsi="Arial" w:cs="Arial"/>
            <w:color w:val="000000"/>
            <w:sz w:val="28"/>
            <w:szCs w:val="28"/>
          </w:rPr>
          <w:t>T</w:t>
        </w:r>
      </w:ins>
      <w:r w:rsidR="00F76D66" w:rsidRPr="00701A7F">
        <w:rPr>
          <w:rFonts w:ascii="Arial" w:eastAsia="Times New Roman" w:hAnsi="Arial" w:cs="Arial"/>
          <w:color w:val="000000"/>
          <w:sz w:val="28"/>
          <w:szCs w:val="28"/>
        </w:rPr>
        <w:t xml:space="preserve">he spermatic cord </w:t>
      </w:r>
      <w:del w:id="39" w:author="DeMaria, Eric Joel" w:date="2024-07-30T09:30:00Z">
        <w:r w:rsidR="00F76D66" w:rsidRPr="00701A7F" w:rsidDel="00ED726B">
          <w:rPr>
            <w:rFonts w:ascii="Arial" w:eastAsia="Times New Roman" w:hAnsi="Arial" w:cs="Arial"/>
            <w:color w:val="000000"/>
            <w:sz w:val="28"/>
            <w:szCs w:val="28"/>
          </w:rPr>
          <w:delText>to</w:delText>
        </w:r>
      </w:del>
      <w:r w:rsidR="00F76D66" w:rsidRPr="00701A7F">
        <w:rPr>
          <w:rFonts w:ascii="Arial" w:eastAsia="Times New Roman" w:hAnsi="Arial" w:cs="Arial"/>
          <w:color w:val="000000"/>
          <w:sz w:val="28"/>
          <w:szCs w:val="28"/>
        </w:rPr>
        <w:t xml:space="preserve"> exit</w:t>
      </w:r>
      <w:ins w:id="40" w:author="DeMaria, Eric Joel" w:date="2024-07-30T09:30:00Z">
        <w:r>
          <w:rPr>
            <w:rFonts w:ascii="Arial" w:eastAsia="Times New Roman" w:hAnsi="Arial" w:cs="Arial"/>
            <w:color w:val="000000"/>
            <w:sz w:val="28"/>
            <w:szCs w:val="28"/>
          </w:rPr>
          <w:t>s</w:t>
        </w:r>
      </w:ins>
      <w:r w:rsidR="00F76D66" w:rsidRPr="00701A7F">
        <w:rPr>
          <w:rFonts w:ascii="Arial" w:eastAsia="Times New Roman" w:hAnsi="Arial" w:cs="Arial"/>
          <w:color w:val="000000"/>
          <w:sz w:val="28"/>
          <w:szCs w:val="28"/>
        </w:rPr>
        <w:t xml:space="preserve"> through the newly created internal ring.</w:t>
      </w:r>
    </w:p>
    <w:p w14:paraId="79F5B26F" w14:textId="6F529D4D" w:rsidR="00F76D66" w:rsidRPr="00701A7F" w:rsidRDefault="00F76D66" w:rsidP="00F76D66">
      <w:pPr>
        <w:numPr>
          <w:ilvl w:val="2"/>
          <w:numId w:val="2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The external oblique is closed</w:t>
      </w:r>
      <w:ins w:id="41" w:author="DeMaria, Eric Joel" w:date="2024-07-30T09:31:00Z">
        <w:r w:rsidR="00ED726B">
          <w:rPr>
            <w:rFonts w:ascii="Arial" w:eastAsia="Times New Roman" w:hAnsi="Arial" w:cs="Arial"/>
            <w:color w:val="000000"/>
            <w:sz w:val="28"/>
            <w:szCs w:val="28"/>
          </w:rPr>
          <w:t xml:space="preserve"> over the top of the spermatic cord</w:t>
        </w:r>
      </w:ins>
      <w:r w:rsidRPr="00701A7F">
        <w:rPr>
          <w:rFonts w:ascii="Arial" w:eastAsia="Times New Roman" w:hAnsi="Arial" w:cs="Arial"/>
          <w:color w:val="000000"/>
          <w:sz w:val="28"/>
          <w:szCs w:val="28"/>
        </w:rPr>
        <w:t>.</w:t>
      </w:r>
    </w:p>
    <w:p w14:paraId="61CB3C31" w14:textId="77777777" w:rsidR="00F76D66" w:rsidRPr="00701A7F" w:rsidRDefault="00F76D66" w:rsidP="00F76D66">
      <w:pPr>
        <w:spacing w:before="100" w:beforeAutospacing="1" w:after="100" w:afterAutospacing="1" w:line="240" w:lineRule="auto"/>
        <w:ind w:left="1440"/>
        <w:rPr>
          <w:rFonts w:ascii="Arial" w:eastAsia="Times New Roman" w:hAnsi="Arial" w:cs="Arial"/>
          <w:color w:val="000000"/>
          <w:sz w:val="28"/>
          <w:szCs w:val="28"/>
        </w:rPr>
      </w:pPr>
    </w:p>
    <w:p w14:paraId="4CD104FB" w14:textId="369B8CFB" w:rsidR="00F76D66" w:rsidRPr="0089488F" w:rsidRDefault="00F76D66" w:rsidP="00F76D66">
      <w:pPr>
        <w:pStyle w:val="NormalWeb"/>
        <w:spacing w:before="138" w:after="0"/>
        <w:ind w:right="224"/>
        <w:jc w:val="both"/>
        <w:rPr>
          <w:rFonts w:asciiTheme="minorHAnsi" w:hAnsiTheme="minorHAnsi" w:cstheme="minorHAnsi"/>
          <w:b/>
          <w:bCs/>
          <w:color w:val="C00000"/>
          <w:sz w:val="32"/>
          <w:szCs w:val="32"/>
        </w:rPr>
      </w:pPr>
      <w:r w:rsidRPr="00A16ABE">
        <w:rPr>
          <w:rFonts w:ascii="Aptos" w:hAnsi="Aptos"/>
          <w:b/>
          <w:bCs/>
          <w:noProof/>
          <w:color w:val="000000"/>
        </w:rPr>
        <w:lastRenderedPageBreak/>
        <mc:AlternateContent>
          <mc:Choice Requires="wps">
            <w:drawing>
              <wp:anchor distT="45720" distB="45720" distL="114300" distR="114300" simplePos="0" relativeHeight="251666432" behindDoc="0" locked="0" layoutInCell="1" allowOverlap="1" wp14:anchorId="16F76B76" wp14:editId="2CE25A85">
                <wp:simplePos x="0" y="0"/>
                <wp:positionH relativeFrom="column">
                  <wp:posOffset>200025</wp:posOffset>
                </wp:positionH>
                <wp:positionV relativeFrom="paragraph">
                  <wp:posOffset>342900</wp:posOffset>
                </wp:positionV>
                <wp:extent cx="5547995" cy="3862070"/>
                <wp:effectExtent l="0" t="0" r="14605"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7995" cy="3862070"/>
                        </a:xfrm>
                        <a:prstGeom prst="rect">
                          <a:avLst/>
                        </a:prstGeom>
                        <a:solidFill>
                          <a:srgbClr val="FFFFFF"/>
                        </a:solidFill>
                        <a:ln w="9525">
                          <a:solidFill>
                            <a:srgbClr val="000000"/>
                          </a:solidFill>
                          <a:miter lim="800000"/>
                          <a:headEnd/>
                          <a:tailEnd/>
                        </a:ln>
                      </wps:spPr>
                      <wps:txbx>
                        <w:txbxContent>
                          <w:p w14:paraId="435576E1" w14:textId="77777777" w:rsidR="00F76D66" w:rsidRPr="00AB3790" w:rsidRDefault="00F76D66" w:rsidP="00F76D66">
                            <w:pPr>
                              <w:pStyle w:val="NormalWeb"/>
                              <w:spacing w:after="0"/>
                              <w:ind w:right="256"/>
                              <w:rPr>
                                <w:rFonts w:ascii="Arial" w:hAnsi="Arial" w:cs="Arial"/>
                                <w:color w:val="3F3F3F"/>
                                <w:sz w:val="28"/>
                                <w:szCs w:val="28"/>
                              </w:rPr>
                            </w:pPr>
                            <w:r w:rsidRPr="00AB3790">
                              <w:rPr>
                                <w:rFonts w:ascii="Arial" w:eastAsia="Calibri" w:hAnsi="Arial" w:cs="Arial"/>
                                <w:b/>
                                <w:bCs/>
                                <w:color w:val="000000"/>
                                <w:sz w:val="28"/>
                                <w:szCs w:val="28"/>
                                <w:highlight w:val="yellow"/>
                              </w:rPr>
                              <w:t>Stem</w:t>
                            </w:r>
                            <w:r w:rsidRPr="00AB3790">
                              <w:rPr>
                                <w:rFonts w:ascii="Arial" w:eastAsia="Calibri" w:hAnsi="Arial" w:cs="Arial"/>
                                <w:color w:val="000000"/>
                                <w:sz w:val="28"/>
                                <w:szCs w:val="28"/>
                              </w:rPr>
                              <w:t xml:space="preserve">: </w:t>
                            </w:r>
                            <w:r w:rsidRPr="00AB3790">
                              <w:rPr>
                                <w:rFonts w:ascii="Arial" w:hAnsi="Arial" w:cs="Arial"/>
                                <w:color w:val="3F3F3F"/>
                                <w:sz w:val="28"/>
                                <w:szCs w:val="28"/>
                              </w:rPr>
                              <w:t>A 45-year-old male presents to the emergency room with left chest and back pain, nausea, shortness of breath, and subjective fever. He underwent an uncomplicated laparoscopic bariatric procedure 10 days earlier in another hospital, and his current body mass index (BMI) is 58 m/kg2.</w:t>
                            </w:r>
                          </w:p>
                          <w:p w14:paraId="40BE7113" w14:textId="77777777" w:rsidR="00F76D66" w:rsidRPr="00AB3790" w:rsidRDefault="00F76D66" w:rsidP="00F76D66">
                            <w:pPr>
                              <w:pStyle w:val="NormalWeb"/>
                              <w:spacing w:after="0"/>
                              <w:ind w:right="256"/>
                              <w:rPr>
                                <w:rFonts w:ascii="Arial" w:hAnsi="Arial" w:cs="Arial"/>
                                <w:color w:val="3F3F3F"/>
                                <w:sz w:val="28"/>
                                <w:szCs w:val="28"/>
                              </w:rPr>
                            </w:pPr>
                            <w:r w:rsidRPr="00AB3790">
                              <w:rPr>
                                <w:rFonts w:ascii="Arial" w:hAnsi="Arial" w:cs="Arial"/>
                                <w:color w:val="3F3F3F"/>
                                <w:sz w:val="28"/>
                                <w:szCs w:val="28"/>
                              </w:rPr>
                              <w:t xml:space="preserve">PE: Diaphoretic. Vitals: Temp 38.5°C, HR 114, </w:t>
                            </w:r>
                            <w:proofErr w:type="spellStart"/>
                            <w:proofErr w:type="gramStart"/>
                            <w:r w:rsidRPr="00AB3790">
                              <w:rPr>
                                <w:rFonts w:ascii="Arial" w:hAnsi="Arial" w:cs="Arial"/>
                                <w:color w:val="3F3F3F"/>
                                <w:sz w:val="28"/>
                                <w:szCs w:val="28"/>
                              </w:rPr>
                              <w:t>Bl.Pr</w:t>
                            </w:r>
                            <w:proofErr w:type="spellEnd"/>
                            <w:proofErr w:type="gramEnd"/>
                            <w:r w:rsidRPr="00AB3790">
                              <w:rPr>
                                <w:rFonts w:ascii="Arial" w:hAnsi="Arial" w:cs="Arial"/>
                                <w:color w:val="3F3F3F"/>
                                <w:sz w:val="28"/>
                                <w:szCs w:val="28"/>
                              </w:rPr>
                              <w:t xml:space="preserve"> 114/75, RR 20,  O2 94%. Abdomen is nontender and incision sites are dry and intact without signs of erythema or drainage.</w:t>
                            </w:r>
                          </w:p>
                          <w:p w14:paraId="6504CFD9"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PMH/PSH: GERD, HTN, Hyperlipidemia, COPD, appendectomy.  </w:t>
                            </w:r>
                          </w:p>
                          <w:p w14:paraId="04A6B1E5"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Social History: Prior smoker, drinks EtOH weekly. </w:t>
                            </w:r>
                          </w:p>
                          <w:p w14:paraId="0A034D8D"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Meds: Metformin.  </w:t>
                            </w:r>
                          </w:p>
                          <w:p w14:paraId="3BC2C5E8"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Family history: Unremarkable. </w:t>
                            </w:r>
                          </w:p>
                          <w:p w14:paraId="3A2F2B26"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p>
                          <w:p w14:paraId="3E9730CA"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Labs: CBC (WBC 18000, H&amp;H 11/32) BMP (Na 144, k 4.5, Cl 98, Cr 2.9) Troponin Normal. Lactate 3.9.</w:t>
                            </w:r>
                          </w:p>
                          <w:p w14:paraId="49378302"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p>
                          <w:p w14:paraId="71A9C475" w14:textId="77777777" w:rsidR="00F76D66" w:rsidRPr="00AB3790" w:rsidRDefault="00F76D66" w:rsidP="00F76D66">
                            <w:pPr>
                              <w:rPr>
                                <w:rFonts w:ascii="Arial" w:hAnsi="Arial" w:cs="Arial"/>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6F76B76" id="_x0000_s1028" type="#_x0000_t202" style="position:absolute;left:0;text-align:left;margin-left:15.75pt;margin-top:27pt;width:436.85pt;height:304.1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">
                <v:textbox>
                  <w:txbxContent>
                    <w:p w14:paraId="435576E1" w14:textId="77777777" w:rsidR="00F76D66" w:rsidRPr="00AB3790" w:rsidRDefault="00F76D66" w:rsidP="00F76D66">
                      <w:pPr>
                        <w:pStyle w:val="NormalWeb"/>
                        <w:spacing w:after="0"/>
                        <w:ind w:right="256"/>
                        <w:rPr>
                          <w:rFonts w:ascii="Arial" w:hAnsi="Arial" w:cs="Arial"/>
                          <w:color w:val="3F3F3F"/>
                          <w:sz w:val="28"/>
                          <w:szCs w:val="28"/>
                        </w:rPr>
                      </w:pPr>
                      <w:r w:rsidRPr="00AB3790">
                        <w:rPr>
                          <w:rFonts w:ascii="Arial" w:eastAsia="Calibri" w:hAnsi="Arial" w:cs="Arial"/>
                          <w:b/>
                          <w:bCs/>
                          <w:color w:val="000000"/>
                          <w:sz w:val="28"/>
                          <w:szCs w:val="28"/>
                          <w:highlight w:val="yellow"/>
                        </w:rPr>
                        <w:t>Stem</w:t>
                      </w:r>
                      <w:r w:rsidRPr="00AB3790">
                        <w:rPr>
                          <w:rFonts w:ascii="Arial" w:eastAsia="Calibri" w:hAnsi="Arial" w:cs="Arial"/>
                          <w:color w:val="000000"/>
                          <w:sz w:val="28"/>
                          <w:szCs w:val="28"/>
                        </w:rPr>
                        <w:t xml:space="preserve">: </w:t>
                      </w:r>
                      <w:r w:rsidRPr="00AB3790">
                        <w:rPr>
                          <w:rFonts w:ascii="Arial" w:hAnsi="Arial" w:cs="Arial"/>
                          <w:color w:val="3F3F3F"/>
                          <w:sz w:val="28"/>
                          <w:szCs w:val="28"/>
                        </w:rPr>
                        <w:t>A 45-year-old male presents to the emergency room with left chest and back pain, nausea, shortness of breath, and subjective fever. He underwent an uncomplicated laparoscopic bariatric procedure 10 days earlier in another hospital, and his current body mass index (BMI) is 58 m/kg2.</w:t>
                      </w:r>
                    </w:p>
                    <w:p w14:paraId="40BE7113" w14:textId="77777777" w:rsidR="00F76D66" w:rsidRPr="00AB3790" w:rsidRDefault="00F76D66" w:rsidP="00F76D66">
                      <w:pPr>
                        <w:pStyle w:val="NormalWeb"/>
                        <w:spacing w:after="0"/>
                        <w:ind w:right="256"/>
                        <w:rPr>
                          <w:rFonts w:ascii="Arial" w:hAnsi="Arial" w:cs="Arial"/>
                          <w:color w:val="3F3F3F"/>
                          <w:sz w:val="28"/>
                          <w:szCs w:val="28"/>
                        </w:rPr>
                      </w:pPr>
                      <w:r w:rsidRPr="00AB3790">
                        <w:rPr>
                          <w:rFonts w:ascii="Arial" w:hAnsi="Arial" w:cs="Arial"/>
                          <w:color w:val="3F3F3F"/>
                          <w:sz w:val="28"/>
                          <w:szCs w:val="28"/>
                        </w:rPr>
                        <w:t xml:space="preserve">PE: Diaphoretic. Vitals: Temp 38.5°C, HR 114, </w:t>
                      </w:r>
                      <w:proofErr w:type="spellStart"/>
                      <w:proofErr w:type="gramStart"/>
                      <w:r w:rsidRPr="00AB3790">
                        <w:rPr>
                          <w:rFonts w:ascii="Arial" w:hAnsi="Arial" w:cs="Arial"/>
                          <w:color w:val="3F3F3F"/>
                          <w:sz w:val="28"/>
                          <w:szCs w:val="28"/>
                        </w:rPr>
                        <w:t>Bl.Pr</w:t>
                      </w:r>
                      <w:proofErr w:type="spellEnd"/>
                      <w:proofErr w:type="gramEnd"/>
                      <w:r w:rsidRPr="00AB3790">
                        <w:rPr>
                          <w:rFonts w:ascii="Arial" w:hAnsi="Arial" w:cs="Arial"/>
                          <w:color w:val="3F3F3F"/>
                          <w:sz w:val="28"/>
                          <w:szCs w:val="28"/>
                        </w:rPr>
                        <w:t xml:space="preserve"> 114/75, RR 20,  O2 94%. Abdomen is nontender and incision sites are dry and intact without signs of erythema or drainage.</w:t>
                      </w:r>
                    </w:p>
                    <w:p w14:paraId="6504CFD9"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PMH/PSH: GERD, HTN, Hyperlipidemia, COPD, appendectomy.  </w:t>
                      </w:r>
                    </w:p>
                    <w:p w14:paraId="04A6B1E5"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Social History: Prior smoker, drinks EtOH weekly. </w:t>
                      </w:r>
                    </w:p>
                    <w:p w14:paraId="0A034D8D"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Meds: Metformin.  </w:t>
                      </w:r>
                    </w:p>
                    <w:p w14:paraId="3BC2C5E8"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Family history: Unremarkable. </w:t>
                      </w:r>
                    </w:p>
                    <w:p w14:paraId="3A2F2B26"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p>
                    <w:p w14:paraId="3E9730CA"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Labs: CBC (WBC 18000, H&amp;H 11/32) BMP (Na 144, k 4.5, Cl 98, Cr 2.9) Troponin Normal. Lactate 3.9.</w:t>
                      </w:r>
                    </w:p>
                    <w:p w14:paraId="49378302" w14:textId="77777777" w:rsidR="00F76D66" w:rsidRPr="00AB3790" w:rsidRDefault="00F76D66" w:rsidP="00F76D66">
                      <w:pPr>
                        <w:pStyle w:val="NormalWeb"/>
                        <w:spacing w:before="0" w:beforeAutospacing="0" w:after="0" w:afterAutospacing="0"/>
                        <w:ind w:right="256"/>
                        <w:rPr>
                          <w:rFonts w:ascii="Arial" w:hAnsi="Arial" w:cs="Arial"/>
                          <w:color w:val="3F3F3F"/>
                          <w:sz w:val="28"/>
                          <w:szCs w:val="28"/>
                        </w:rPr>
                      </w:pPr>
                    </w:p>
                    <w:p w14:paraId="71A9C475" w14:textId="77777777" w:rsidR="00F76D66" w:rsidRPr="00AB3790" w:rsidRDefault="00F76D66" w:rsidP="00F76D66">
                      <w:pPr>
                        <w:rPr>
                          <w:rFonts w:ascii="Arial" w:hAnsi="Arial" w:cs="Arial"/>
                          <w:sz w:val="28"/>
                          <w:szCs w:val="28"/>
                        </w:rPr>
                      </w:pPr>
                    </w:p>
                  </w:txbxContent>
                </v:textbox>
                <w10:wrap type="square"/>
              </v:shape>
            </w:pict>
          </mc:Fallback>
        </mc:AlternateContent>
      </w:r>
      <w:r>
        <w:rPr>
          <w:rFonts w:asciiTheme="minorHAnsi" w:hAnsiTheme="minorHAnsi" w:cstheme="minorHAnsi"/>
          <w:b/>
          <w:bCs/>
          <w:color w:val="C00000"/>
          <w:sz w:val="32"/>
          <w:szCs w:val="32"/>
        </w:rPr>
        <w:t xml:space="preserve">Leak S/P Bariatric Surgery </w:t>
      </w:r>
    </w:p>
    <w:p w14:paraId="09B90194" w14:textId="77777777" w:rsidR="00F76D66" w:rsidRPr="00AB3790" w:rsidRDefault="00F76D66" w:rsidP="00F76D66">
      <w:pPr>
        <w:widowControl w:val="0"/>
        <w:pBdr>
          <w:top w:val="nil"/>
          <w:left w:val="nil"/>
          <w:bottom w:val="nil"/>
          <w:right w:val="nil"/>
          <w:between w:val="nil"/>
        </w:pBdr>
        <w:spacing w:before="137" w:line="242" w:lineRule="auto"/>
        <w:ind w:right="221"/>
        <w:jc w:val="both"/>
        <w:rPr>
          <w:rFonts w:ascii="Aptos" w:hAnsi="Aptos" w:cstheme="minorHAnsi"/>
          <w:b/>
          <w:bCs/>
          <w:color w:val="000000"/>
        </w:rPr>
      </w:pPr>
      <w:r w:rsidRPr="009560D7">
        <w:rPr>
          <w:rFonts w:cstheme="minorHAnsi"/>
          <w:b/>
          <w:bCs/>
          <w:color w:val="000000"/>
          <w:sz w:val="28"/>
          <w:szCs w:val="28"/>
          <w:highlight w:val="yellow"/>
        </w:rPr>
        <w:t>What is your Differential Diagnosis</w:t>
      </w:r>
      <w:r w:rsidRPr="009560D7">
        <w:rPr>
          <w:rFonts w:cstheme="minorHAnsi"/>
          <w:color w:val="000000"/>
          <w:sz w:val="28"/>
          <w:szCs w:val="28"/>
          <w:highlight w:val="yellow"/>
        </w:rPr>
        <w:t>?</w:t>
      </w:r>
    </w:p>
    <w:p w14:paraId="197E4FED" w14:textId="77777777" w:rsidR="00F76D66" w:rsidRPr="00504E14" w:rsidRDefault="00F76D66" w:rsidP="00F76D66">
      <w:pPr>
        <w:pStyle w:val="NormalWeb"/>
        <w:numPr>
          <w:ilvl w:val="0"/>
          <w:numId w:val="26"/>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GI leak.</w:t>
      </w:r>
    </w:p>
    <w:p w14:paraId="1DCD03AD" w14:textId="77777777" w:rsidR="00F76D66" w:rsidRPr="00997BB4" w:rsidRDefault="00F76D66" w:rsidP="00F76D66">
      <w:pPr>
        <w:pStyle w:val="NormalWeb"/>
        <w:numPr>
          <w:ilvl w:val="0"/>
          <w:numId w:val="26"/>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Postoperative bleeding.</w:t>
      </w:r>
    </w:p>
    <w:p w14:paraId="5D12CFC0" w14:textId="77777777" w:rsidR="00F76D66" w:rsidRPr="00997BB4" w:rsidRDefault="00F76D66" w:rsidP="00F76D66">
      <w:pPr>
        <w:pStyle w:val="NormalWeb"/>
        <w:numPr>
          <w:ilvl w:val="0"/>
          <w:numId w:val="26"/>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Missed bowel injury.</w:t>
      </w:r>
    </w:p>
    <w:p w14:paraId="35B8D2AA" w14:textId="77777777" w:rsidR="00F76D66" w:rsidRPr="00997BB4" w:rsidRDefault="00F76D66" w:rsidP="00F76D66">
      <w:pPr>
        <w:pStyle w:val="NormalWeb"/>
        <w:numPr>
          <w:ilvl w:val="0"/>
          <w:numId w:val="26"/>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Missed pancreatic injury.</w:t>
      </w:r>
    </w:p>
    <w:p w14:paraId="0E769C67" w14:textId="472216E1" w:rsidR="00F76D66" w:rsidRPr="008554FE" w:rsidRDefault="00F76D66" w:rsidP="00F76D66">
      <w:pPr>
        <w:pStyle w:val="NormalWeb"/>
        <w:numPr>
          <w:ilvl w:val="0"/>
          <w:numId w:val="26"/>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PE.</w:t>
      </w:r>
      <w:ins w:id="42" w:author="DeMaria, Eric Joel" w:date="2024-07-30T09:47:00Z">
        <w:r w:rsidR="005A0335">
          <w:rPr>
            <w:rFonts w:asciiTheme="minorHAnsi" w:hAnsiTheme="minorHAnsi" w:cstheme="minorHAnsi"/>
            <w:color w:val="000000"/>
            <w:sz w:val="28"/>
            <w:szCs w:val="28"/>
          </w:rPr>
          <w:t xml:space="preserve">  Although this can be the presentation of a PE, leak presents very similarly to PE in the postop bariatric su</w:t>
        </w:r>
      </w:ins>
      <w:ins w:id="43" w:author="DeMaria, Eric Joel" w:date="2024-07-30T09:48:00Z">
        <w:r w:rsidR="005A0335">
          <w:rPr>
            <w:rFonts w:asciiTheme="minorHAnsi" w:hAnsiTheme="minorHAnsi" w:cstheme="minorHAnsi"/>
            <w:color w:val="000000"/>
            <w:sz w:val="28"/>
            <w:szCs w:val="28"/>
          </w:rPr>
          <w:t>rgery patient.  It is not wrong to scan both chest</w:t>
        </w:r>
        <w:r w:rsidR="00561C85">
          <w:rPr>
            <w:rFonts w:asciiTheme="minorHAnsi" w:hAnsiTheme="minorHAnsi" w:cstheme="minorHAnsi"/>
            <w:color w:val="000000"/>
            <w:sz w:val="28"/>
            <w:szCs w:val="28"/>
          </w:rPr>
          <w:t xml:space="preserve"> (dynamic)</w:t>
        </w:r>
        <w:r w:rsidR="005A0335">
          <w:rPr>
            <w:rFonts w:asciiTheme="minorHAnsi" w:hAnsiTheme="minorHAnsi" w:cstheme="minorHAnsi"/>
            <w:color w:val="000000"/>
            <w:sz w:val="28"/>
            <w:szCs w:val="28"/>
          </w:rPr>
          <w:t xml:space="preserve"> and abdomen to assess both possibilities quickly. </w:t>
        </w:r>
      </w:ins>
    </w:p>
    <w:p w14:paraId="775ACA52" w14:textId="77777777" w:rsidR="00F76D66" w:rsidRPr="00817CA4" w:rsidRDefault="00F76D66" w:rsidP="00F76D66">
      <w:pPr>
        <w:pStyle w:val="NormalWeb"/>
        <w:numPr>
          <w:ilvl w:val="0"/>
          <w:numId w:val="26"/>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MI</w:t>
      </w:r>
    </w:p>
    <w:p w14:paraId="7110A0C0" w14:textId="77777777" w:rsidR="00F76D66" w:rsidRPr="00817CA4" w:rsidRDefault="00F76D66" w:rsidP="00F76D66">
      <w:pPr>
        <w:pStyle w:val="NormalWeb"/>
        <w:spacing w:before="278" w:beforeAutospacing="0" w:after="0" w:afterAutospacing="0"/>
        <w:ind w:left="117"/>
        <w:rPr>
          <w:rFonts w:asciiTheme="minorHAnsi" w:hAnsiTheme="minorHAnsi" w:cstheme="minorHAnsi"/>
          <w:sz w:val="28"/>
          <w:szCs w:val="28"/>
        </w:rPr>
      </w:pPr>
      <w:r w:rsidRPr="009560D7">
        <w:rPr>
          <w:rFonts w:asciiTheme="minorHAnsi" w:hAnsiTheme="minorHAnsi" w:cstheme="minorHAnsi"/>
          <w:b/>
          <w:bCs/>
          <w:color w:val="000000"/>
          <w:sz w:val="28"/>
          <w:szCs w:val="28"/>
          <w:highlight w:val="yellow"/>
        </w:rPr>
        <w:t>What would you like to do now?</w:t>
      </w:r>
      <w:r w:rsidRPr="00817CA4">
        <w:rPr>
          <w:rFonts w:asciiTheme="minorHAnsi" w:hAnsiTheme="minorHAnsi" w:cstheme="minorHAnsi"/>
          <w:b/>
          <w:bCs/>
          <w:color w:val="000000"/>
          <w:sz w:val="28"/>
          <w:szCs w:val="28"/>
        </w:rPr>
        <w:t> </w:t>
      </w:r>
    </w:p>
    <w:p w14:paraId="25F3D46C" w14:textId="77777777" w:rsidR="00F76D66" w:rsidRPr="00790183" w:rsidRDefault="00F76D66" w:rsidP="00F76D66">
      <w:pPr>
        <w:pStyle w:val="NormalWeb"/>
        <w:numPr>
          <w:ilvl w:val="0"/>
          <w:numId w:val="26"/>
        </w:numPr>
        <w:spacing w:before="8" w:beforeAutospacing="0" w:after="0" w:afterAutospacing="0"/>
        <w:ind w:right="452"/>
        <w:rPr>
          <w:rFonts w:asciiTheme="minorHAnsi" w:hAnsiTheme="minorHAnsi" w:cstheme="minorHAnsi"/>
          <w:sz w:val="28"/>
          <w:szCs w:val="28"/>
        </w:rPr>
      </w:pPr>
      <w:r>
        <w:rPr>
          <w:rFonts w:asciiTheme="minorHAnsi" w:hAnsiTheme="minorHAnsi" w:cstheme="minorHAnsi"/>
          <w:color w:val="000000"/>
          <w:sz w:val="28"/>
          <w:szCs w:val="28"/>
        </w:rPr>
        <w:t xml:space="preserve">Resuscitation: Two wide bore IV cannulas, </w:t>
      </w:r>
      <w:proofErr w:type="gramStart"/>
      <w:r>
        <w:rPr>
          <w:rFonts w:asciiTheme="minorHAnsi" w:hAnsiTheme="minorHAnsi" w:cstheme="minorHAnsi"/>
          <w:color w:val="000000"/>
          <w:sz w:val="28"/>
          <w:szCs w:val="28"/>
        </w:rPr>
        <w:t>IVF ,</w:t>
      </w:r>
      <w:proofErr w:type="gramEnd"/>
      <w:r>
        <w:rPr>
          <w:rFonts w:asciiTheme="minorHAnsi" w:hAnsiTheme="minorHAnsi" w:cstheme="minorHAnsi"/>
          <w:color w:val="000000"/>
          <w:sz w:val="28"/>
          <w:szCs w:val="28"/>
        </w:rPr>
        <w:t xml:space="preserve"> Broad spectrum Abx.</w:t>
      </w:r>
    </w:p>
    <w:p w14:paraId="1628F1A7" w14:textId="77777777" w:rsidR="00F76D66" w:rsidRPr="00667549" w:rsidRDefault="00F76D66" w:rsidP="00F76D66">
      <w:pPr>
        <w:pStyle w:val="NormalWeb"/>
        <w:numPr>
          <w:ilvl w:val="0"/>
          <w:numId w:val="26"/>
        </w:numPr>
        <w:spacing w:before="8" w:beforeAutospacing="0" w:after="0" w:afterAutospacing="0"/>
        <w:ind w:right="452"/>
        <w:rPr>
          <w:rFonts w:asciiTheme="minorHAnsi" w:hAnsiTheme="minorHAnsi" w:cstheme="minorHAnsi"/>
          <w:sz w:val="28"/>
          <w:szCs w:val="28"/>
        </w:rPr>
      </w:pPr>
      <w:r>
        <w:rPr>
          <w:rFonts w:asciiTheme="minorHAnsi" w:hAnsiTheme="minorHAnsi" w:cstheme="minorHAnsi"/>
          <w:color w:val="000000"/>
          <w:sz w:val="28"/>
          <w:szCs w:val="28"/>
        </w:rPr>
        <w:t xml:space="preserve">Obtain operative report. </w:t>
      </w:r>
    </w:p>
    <w:p w14:paraId="3BCB52E8" w14:textId="70D3D61B" w:rsidR="00F76D66" w:rsidRPr="0066268D" w:rsidRDefault="00F76D66" w:rsidP="00F76D66">
      <w:pPr>
        <w:pStyle w:val="NormalWeb"/>
        <w:numPr>
          <w:ilvl w:val="0"/>
          <w:numId w:val="26"/>
        </w:numPr>
        <w:spacing w:before="8" w:after="0"/>
        <w:ind w:right="452"/>
        <w:rPr>
          <w:rFonts w:asciiTheme="minorHAnsi" w:hAnsiTheme="minorHAnsi" w:cstheme="minorHAnsi"/>
          <w:b/>
          <w:bCs/>
          <w:color w:val="000000"/>
          <w:sz w:val="28"/>
          <w:szCs w:val="28"/>
        </w:rPr>
      </w:pPr>
      <w:r w:rsidRPr="00040492">
        <w:rPr>
          <w:rFonts w:asciiTheme="minorHAnsi" w:hAnsiTheme="minorHAnsi" w:cstheme="minorHAnsi"/>
          <w:color w:val="000000"/>
          <w:sz w:val="28"/>
          <w:szCs w:val="28"/>
        </w:rPr>
        <w:t xml:space="preserve">CT Abdomen and pelvis: </w:t>
      </w:r>
      <w:r w:rsidRPr="00040492">
        <w:rPr>
          <w:rFonts w:asciiTheme="minorHAnsi" w:hAnsiTheme="minorHAnsi" w:cstheme="minorHAnsi"/>
          <w:b/>
          <w:bCs/>
          <w:color w:val="000000"/>
          <w:sz w:val="28"/>
          <w:szCs w:val="28"/>
        </w:rPr>
        <w:t xml:space="preserve">What Contrast? </w:t>
      </w:r>
      <w:ins w:id="44" w:author="DeMaria, Eric Joel" w:date="2024-07-30T09:31:00Z">
        <w:r w:rsidR="00ED726B">
          <w:rPr>
            <w:rFonts w:asciiTheme="minorHAnsi" w:hAnsiTheme="minorHAnsi" w:cstheme="minorHAnsi"/>
            <w:b/>
            <w:bCs/>
            <w:color w:val="000000"/>
            <w:sz w:val="28"/>
            <w:szCs w:val="28"/>
          </w:rPr>
          <w:t xml:space="preserve">Both iv and </w:t>
        </w:r>
      </w:ins>
      <w:ins w:id="45" w:author="DeMaria, Eric Joel" w:date="2024-07-30T09:49:00Z">
        <w:r w:rsidR="00561C85">
          <w:rPr>
            <w:rFonts w:asciiTheme="minorHAnsi" w:hAnsiTheme="minorHAnsi" w:cstheme="minorHAnsi"/>
            <w:b/>
            <w:bCs/>
            <w:color w:val="000000"/>
            <w:sz w:val="28"/>
            <w:szCs w:val="28"/>
          </w:rPr>
          <w:t xml:space="preserve">oral, </w:t>
        </w:r>
      </w:ins>
      <w:ins w:id="46" w:author="DeMaria, Eric Joel" w:date="2024-07-30T09:31:00Z">
        <w:r w:rsidR="00ED726B">
          <w:rPr>
            <w:rFonts w:asciiTheme="minorHAnsi" w:hAnsiTheme="minorHAnsi" w:cstheme="minorHAnsi"/>
            <w:b/>
            <w:bCs/>
            <w:color w:val="000000"/>
            <w:sz w:val="28"/>
            <w:szCs w:val="28"/>
          </w:rPr>
          <w:t xml:space="preserve">but </w:t>
        </w:r>
      </w:ins>
      <w:r w:rsidRPr="00040492">
        <w:rPr>
          <w:rFonts w:asciiTheme="minorHAnsi" w:hAnsiTheme="minorHAnsi" w:cstheme="minorHAnsi"/>
          <w:color w:val="000000"/>
          <w:sz w:val="28"/>
          <w:szCs w:val="28"/>
        </w:rPr>
        <w:t>Oral</w:t>
      </w:r>
      <w:ins w:id="47" w:author="DeMaria, Eric Joel" w:date="2024-07-30T09:31:00Z">
        <w:r w:rsidR="00ED726B">
          <w:rPr>
            <w:rFonts w:asciiTheme="minorHAnsi" w:hAnsiTheme="minorHAnsi" w:cstheme="minorHAnsi"/>
            <w:color w:val="000000"/>
            <w:sz w:val="28"/>
            <w:szCs w:val="28"/>
          </w:rPr>
          <w:t xml:space="preserve"> should be specifically men</w:t>
        </w:r>
      </w:ins>
      <w:ins w:id="48" w:author="DeMaria, Eric Joel" w:date="2024-07-30T09:32:00Z">
        <w:r w:rsidR="00ED726B">
          <w:rPr>
            <w:rFonts w:asciiTheme="minorHAnsi" w:hAnsiTheme="minorHAnsi" w:cstheme="minorHAnsi"/>
            <w:color w:val="000000"/>
            <w:sz w:val="28"/>
            <w:szCs w:val="28"/>
          </w:rPr>
          <w:t>tioned to aid diagnosis</w:t>
        </w:r>
      </w:ins>
      <w:r w:rsidRPr="00040492">
        <w:rPr>
          <w:rFonts w:asciiTheme="minorHAnsi" w:hAnsiTheme="minorHAnsi" w:cstheme="minorHAnsi"/>
          <w:color w:val="000000"/>
          <w:sz w:val="28"/>
          <w:szCs w:val="28"/>
        </w:rPr>
        <w:t>.</w:t>
      </w:r>
    </w:p>
    <w:p w14:paraId="023873D0" w14:textId="77777777" w:rsidR="00F76D66" w:rsidRDefault="00F76D66" w:rsidP="00F76D66">
      <w:pPr>
        <w:pStyle w:val="NormalWeb"/>
        <w:spacing w:before="8" w:after="0"/>
        <w:ind w:right="452"/>
        <w:rPr>
          <w:rFonts w:asciiTheme="minorHAnsi" w:hAnsiTheme="minorHAnsi" w:cstheme="minorHAnsi"/>
          <w:b/>
          <w:bCs/>
          <w:color w:val="000000"/>
          <w:sz w:val="28"/>
          <w:szCs w:val="28"/>
        </w:rPr>
      </w:pPr>
      <w:r w:rsidRPr="0066268D">
        <w:rPr>
          <w:rFonts w:asciiTheme="minorHAnsi" w:hAnsiTheme="minorHAnsi" w:cstheme="minorHAnsi"/>
          <w:b/>
          <w:bCs/>
          <w:noProof/>
          <w:color w:val="000000"/>
          <w:sz w:val="28"/>
          <w:szCs w:val="28"/>
        </w:rPr>
        <w:lastRenderedPageBreak/>
        <w:drawing>
          <wp:inline distT="0" distB="0" distL="0" distR="0" wp14:anchorId="02B77331" wp14:editId="52CACE3B">
            <wp:extent cx="3629025" cy="2491381"/>
            <wp:effectExtent l="0" t="0" r="0" b="4445"/>
            <wp:docPr id="80911520" name="Picture 1" descr="An x-ray of a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1520" name="Picture 1" descr="An x-ray of a body&#10;&#10;Description automatically generated"/>
                    <pic:cNvPicPr/>
                  </pic:nvPicPr>
                  <pic:blipFill>
                    <a:blip r:embed="rId6"/>
                    <a:stretch>
                      <a:fillRect/>
                    </a:stretch>
                  </pic:blipFill>
                  <pic:spPr>
                    <a:xfrm>
                      <a:off x="0" y="0"/>
                      <a:ext cx="3640019" cy="2498929"/>
                    </a:xfrm>
                    <a:prstGeom prst="rect">
                      <a:avLst/>
                    </a:prstGeom>
                  </pic:spPr>
                </pic:pic>
              </a:graphicData>
            </a:graphic>
          </wp:inline>
        </w:drawing>
      </w:r>
    </w:p>
    <w:p w14:paraId="4ABFAAC2" w14:textId="77777777" w:rsidR="00F76D66" w:rsidRDefault="00F76D66" w:rsidP="00F76D66">
      <w:pPr>
        <w:pStyle w:val="NormalWeb"/>
        <w:spacing w:before="8" w:after="0"/>
        <w:ind w:right="452"/>
        <w:rPr>
          <w:rFonts w:asciiTheme="minorHAnsi" w:hAnsiTheme="minorHAnsi" w:cstheme="minorHAnsi"/>
          <w:b/>
          <w:bCs/>
          <w:color w:val="000000"/>
          <w:sz w:val="28"/>
          <w:szCs w:val="28"/>
        </w:rPr>
      </w:pPr>
    </w:p>
    <w:p w14:paraId="3606B729" w14:textId="77777777" w:rsidR="00F76D66" w:rsidRPr="00040492" w:rsidRDefault="00F76D66" w:rsidP="00F76D66">
      <w:pPr>
        <w:pStyle w:val="NormalWeb"/>
        <w:spacing w:before="8" w:after="0"/>
        <w:ind w:right="452"/>
        <w:rPr>
          <w:rFonts w:asciiTheme="minorHAnsi" w:hAnsiTheme="minorHAnsi" w:cstheme="minorHAnsi"/>
          <w:b/>
          <w:bCs/>
          <w:color w:val="000000"/>
          <w:sz w:val="28"/>
          <w:szCs w:val="28"/>
        </w:rPr>
      </w:pPr>
      <w:r w:rsidRPr="00744B60">
        <w:rPr>
          <w:rFonts w:asciiTheme="minorHAnsi" w:hAnsiTheme="minorHAnsi" w:cstheme="minorHAnsi"/>
          <w:b/>
          <w:bCs/>
          <w:noProof/>
          <w:color w:val="000000"/>
          <w:sz w:val="28"/>
          <w:szCs w:val="28"/>
        </w:rPr>
        <w:drawing>
          <wp:inline distT="0" distB="0" distL="0" distR="0" wp14:anchorId="49568673" wp14:editId="1770D288">
            <wp:extent cx="3614738" cy="2559341"/>
            <wp:effectExtent l="0" t="0" r="5080" b="0"/>
            <wp:docPr id="1205748076" name="Picture 1" descr="An x-ray of a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48076" name="Picture 1" descr="An x-ray of a chest&#10;&#10;Description automatically generated"/>
                    <pic:cNvPicPr/>
                  </pic:nvPicPr>
                  <pic:blipFill>
                    <a:blip r:embed="rId7"/>
                    <a:stretch>
                      <a:fillRect/>
                    </a:stretch>
                  </pic:blipFill>
                  <pic:spPr>
                    <a:xfrm>
                      <a:off x="0" y="0"/>
                      <a:ext cx="3624531" cy="2566275"/>
                    </a:xfrm>
                    <a:prstGeom prst="rect">
                      <a:avLst/>
                    </a:prstGeom>
                  </pic:spPr>
                </pic:pic>
              </a:graphicData>
            </a:graphic>
          </wp:inline>
        </w:drawing>
      </w:r>
    </w:p>
    <w:p w14:paraId="3AAD72D7" w14:textId="77777777" w:rsidR="00F76D66" w:rsidRDefault="00F76D66" w:rsidP="00F76D66">
      <w:pPr>
        <w:pStyle w:val="NormalWeb"/>
        <w:spacing w:before="8" w:after="0"/>
        <w:ind w:right="452"/>
        <w:rPr>
          <w:rFonts w:asciiTheme="minorHAnsi" w:hAnsiTheme="minorHAnsi" w:cstheme="minorHAnsi"/>
          <w:b/>
          <w:bCs/>
          <w:color w:val="000000"/>
          <w:sz w:val="28"/>
          <w:szCs w:val="28"/>
        </w:rPr>
      </w:pPr>
      <w:r w:rsidRPr="00040492">
        <w:rPr>
          <w:rFonts w:asciiTheme="minorHAnsi" w:hAnsiTheme="minorHAnsi" w:cstheme="minorHAnsi"/>
          <w:b/>
          <w:bCs/>
          <w:color w:val="000000"/>
          <w:sz w:val="28"/>
          <w:szCs w:val="28"/>
        </w:rPr>
        <w:t>Contrast extravasation and extraluminal air along with a complex fluid collection located in the left subdiaphragmatic space</w:t>
      </w:r>
      <w:r>
        <w:rPr>
          <w:rFonts w:asciiTheme="minorHAnsi" w:hAnsiTheme="minorHAnsi" w:cstheme="minorHAnsi"/>
          <w:b/>
          <w:bCs/>
          <w:color w:val="000000"/>
          <w:sz w:val="28"/>
          <w:szCs w:val="28"/>
        </w:rPr>
        <w:t>.</w:t>
      </w:r>
    </w:p>
    <w:p w14:paraId="2B1B7EDE" w14:textId="77777777" w:rsidR="00F76D66" w:rsidRDefault="00F76D66" w:rsidP="00F76D66">
      <w:pPr>
        <w:pStyle w:val="NormalWeb"/>
        <w:spacing w:before="8" w:after="0"/>
        <w:ind w:right="452"/>
        <w:rPr>
          <w:rFonts w:asciiTheme="minorHAnsi" w:hAnsiTheme="minorHAnsi" w:cstheme="minorHAnsi"/>
          <w:b/>
          <w:bCs/>
          <w:color w:val="000000"/>
          <w:sz w:val="28"/>
          <w:szCs w:val="28"/>
        </w:rPr>
      </w:pPr>
      <w:r w:rsidRPr="009560D7">
        <w:rPr>
          <w:rFonts w:asciiTheme="minorHAnsi" w:hAnsiTheme="minorHAnsi" w:cstheme="minorHAnsi"/>
          <w:b/>
          <w:bCs/>
          <w:color w:val="000000"/>
          <w:sz w:val="28"/>
          <w:szCs w:val="28"/>
          <w:highlight w:val="yellow"/>
        </w:rPr>
        <w:t>You obtain and review the operative report, patient procedure was sleeve gastrectomy, what is your diagnosis in this case and how would you proceed.</w:t>
      </w:r>
      <w:r>
        <w:rPr>
          <w:rFonts w:asciiTheme="minorHAnsi" w:hAnsiTheme="minorHAnsi" w:cstheme="minorHAnsi"/>
          <w:b/>
          <w:bCs/>
          <w:color w:val="000000"/>
          <w:sz w:val="28"/>
          <w:szCs w:val="28"/>
        </w:rPr>
        <w:t xml:space="preserve"> </w:t>
      </w:r>
    </w:p>
    <w:p w14:paraId="58DEDF8A" w14:textId="77777777" w:rsidR="00F76D66" w:rsidRDefault="00F76D66" w:rsidP="00F76D66">
      <w:pPr>
        <w:pStyle w:val="NormalWeb"/>
        <w:numPr>
          <w:ilvl w:val="0"/>
          <w:numId w:val="26"/>
        </w:numPr>
        <w:spacing w:before="8" w:after="0"/>
        <w:ind w:right="452"/>
        <w:rPr>
          <w:rFonts w:asciiTheme="minorHAnsi" w:hAnsiTheme="minorHAnsi" w:cstheme="minorHAnsi"/>
          <w:color w:val="000000"/>
          <w:sz w:val="28"/>
          <w:szCs w:val="28"/>
        </w:rPr>
      </w:pPr>
      <w:r w:rsidRPr="00DD5D1A">
        <w:rPr>
          <w:rFonts w:asciiTheme="minorHAnsi" w:hAnsiTheme="minorHAnsi" w:cstheme="minorHAnsi"/>
          <w:color w:val="000000"/>
          <w:sz w:val="28"/>
          <w:szCs w:val="28"/>
        </w:rPr>
        <w:t xml:space="preserve">Gastric staple line leak, presenting with sepsis. </w:t>
      </w:r>
    </w:p>
    <w:p w14:paraId="7932A99D" w14:textId="6A2731F9" w:rsidR="00F76D66" w:rsidRDefault="00F76D66" w:rsidP="00F76D66">
      <w:pPr>
        <w:pStyle w:val="NormalWeb"/>
        <w:numPr>
          <w:ilvl w:val="0"/>
          <w:numId w:val="26"/>
        </w:numPr>
        <w:spacing w:before="8" w:after="0"/>
        <w:ind w:right="452"/>
        <w:rPr>
          <w:ins w:id="49" w:author="DeMaria, Eric Joel" w:date="2024-07-30T09:32:00Z"/>
          <w:rFonts w:asciiTheme="minorHAnsi" w:hAnsiTheme="minorHAnsi" w:cstheme="minorHAnsi"/>
          <w:color w:val="000000"/>
          <w:sz w:val="28"/>
          <w:szCs w:val="28"/>
        </w:rPr>
      </w:pPr>
      <w:r w:rsidRPr="005A5EAB">
        <w:rPr>
          <w:rFonts w:asciiTheme="minorHAnsi" w:hAnsiTheme="minorHAnsi" w:cstheme="minorHAnsi"/>
          <w:color w:val="000000"/>
          <w:sz w:val="28"/>
          <w:szCs w:val="28"/>
        </w:rPr>
        <w:t>Laparoscopic exploration. (Preferred) for irrigation and Drainage.</w:t>
      </w:r>
    </w:p>
    <w:p w14:paraId="7CB50322" w14:textId="68440814" w:rsidR="00ED726B" w:rsidRPr="005A5EAB" w:rsidRDefault="00ED726B" w:rsidP="00F76D66">
      <w:pPr>
        <w:pStyle w:val="NormalWeb"/>
        <w:numPr>
          <w:ilvl w:val="0"/>
          <w:numId w:val="26"/>
        </w:numPr>
        <w:spacing w:before="8" w:after="0"/>
        <w:ind w:right="452"/>
        <w:rPr>
          <w:rFonts w:asciiTheme="minorHAnsi" w:hAnsiTheme="minorHAnsi" w:cstheme="minorHAnsi"/>
          <w:color w:val="000000"/>
          <w:sz w:val="28"/>
          <w:szCs w:val="28"/>
        </w:rPr>
      </w:pPr>
      <w:ins w:id="50" w:author="DeMaria, Eric Joel" w:date="2024-07-30T09:34:00Z">
        <w:r>
          <w:rPr>
            <w:rFonts w:asciiTheme="minorHAnsi" w:hAnsiTheme="minorHAnsi" w:cstheme="minorHAnsi"/>
            <w:color w:val="000000"/>
            <w:sz w:val="28"/>
            <w:szCs w:val="28"/>
          </w:rPr>
          <w:t xml:space="preserve">Endoscopic stent is not the best answer due to the presentation with sepsis requiring drainage/washout of </w:t>
        </w:r>
      </w:ins>
      <w:ins w:id="51" w:author="DeMaria, Eric Joel" w:date="2024-07-30T09:35:00Z">
        <w:r>
          <w:rPr>
            <w:rFonts w:asciiTheme="minorHAnsi" w:hAnsiTheme="minorHAnsi" w:cstheme="minorHAnsi"/>
            <w:color w:val="000000"/>
            <w:sz w:val="28"/>
            <w:szCs w:val="28"/>
          </w:rPr>
          <w:t>infected fluid however the answer could include placement of a stent at the time of surgery versus suture repair of a leak depending on leak location (</w:t>
        </w:r>
        <w:proofErr w:type="spellStart"/>
        <w:proofErr w:type="gramStart"/>
        <w:r>
          <w:rPr>
            <w:rFonts w:asciiTheme="minorHAnsi" w:hAnsiTheme="minorHAnsi" w:cstheme="minorHAnsi"/>
            <w:color w:val="000000"/>
            <w:sz w:val="28"/>
            <w:szCs w:val="28"/>
          </w:rPr>
          <w:t>ie</w:t>
        </w:r>
        <w:proofErr w:type="spellEnd"/>
        <w:proofErr w:type="gramEnd"/>
        <w:r>
          <w:rPr>
            <w:rFonts w:asciiTheme="minorHAnsi" w:hAnsiTheme="minorHAnsi" w:cstheme="minorHAnsi"/>
            <w:color w:val="000000"/>
            <w:sz w:val="28"/>
            <w:szCs w:val="28"/>
          </w:rPr>
          <w:t xml:space="preserve"> useful if proximal stomach)</w:t>
        </w:r>
      </w:ins>
    </w:p>
    <w:p w14:paraId="27A1EF3D" w14:textId="77777777" w:rsidR="00F76D66" w:rsidRPr="009560D7" w:rsidRDefault="00F76D66" w:rsidP="00F76D66">
      <w:pPr>
        <w:pStyle w:val="NormalWeb"/>
        <w:spacing w:before="8" w:after="0"/>
        <w:ind w:right="452"/>
        <w:rPr>
          <w:rFonts w:asciiTheme="minorHAnsi" w:hAnsiTheme="minorHAnsi" w:cstheme="minorHAnsi"/>
          <w:b/>
          <w:bCs/>
          <w:color w:val="000000"/>
          <w:sz w:val="28"/>
          <w:szCs w:val="28"/>
        </w:rPr>
      </w:pPr>
      <w:r w:rsidRPr="009560D7">
        <w:rPr>
          <w:rFonts w:asciiTheme="minorHAnsi" w:hAnsiTheme="minorHAnsi" w:cstheme="minorHAnsi"/>
          <w:b/>
          <w:bCs/>
          <w:color w:val="000000"/>
          <w:sz w:val="28"/>
          <w:szCs w:val="28"/>
          <w:highlight w:val="yellow"/>
        </w:rPr>
        <w:t>Describe how you would perform the procedure?</w:t>
      </w:r>
      <w:r w:rsidRPr="009560D7">
        <w:rPr>
          <w:rFonts w:asciiTheme="minorHAnsi" w:hAnsiTheme="minorHAnsi" w:cstheme="minorHAnsi"/>
          <w:b/>
          <w:bCs/>
          <w:color w:val="000000"/>
          <w:sz w:val="28"/>
          <w:szCs w:val="28"/>
        </w:rPr>
        <w:t xml:space="preserve"> </w:t>
      </w:r>
    </w:p>
    <w:p w14:paraId="0A63ACBD" w14:textId="77777777" w:rsidR="00F76D66" w:rsidRDefault="00F76D66" w:rsidP="00F76D66">
      <w:pPr>
        <w:pStyle w:val="NormalWeb"/>
        <w:numPr>
          <w:ilvl w:val="0"/>
          <w:numId w:val="26"/>
        </w:numPr>
        <w:spacing w:before="8" w:after="0"/>
        <w:ind w:right="452"/>
        <w:rPr>
          <w:rFonts w:asciiTheme="minorHAnsi" w:hAnsiTheme="minorHAnsi" w:cstheme="minorHAnsi"/>
          <w:color w:val="000000"/>
          <w:sz w:val="28"/>
          <w:szCs w:val="28"/>
        </w:rPr>
      </w:pPr>
      <w:r w:rsidRPr="00542F18">
        <w:rPr>
          <w:rFonts w:asciiTheme="minorHAnsi" w:hAnsiTheme="minorHAnsi" w:cstheme="minorHAnsi"/>
          <w:color w:val="000000"/>
          <w:sz w:val="28"/>
          <w:szCs w:val="28"/>
        </w:rPr>
        <w:lastRenderedPageBreak/>
        <w:t xml:space="preserve">Veress needle at Palmer’s point. </w:t>
      </w:r>
    </w:p>
    <w:p w14:paraId="2CE67D44" w14:textId="77777777" w:rsidR="00F76D66" w:rsidRPr="00AF628A" w:rsidRDefault="00F76D66" w:rsidP="00F76D66">
      <w:pPr>
        <w:pStyle w:val="NormalWeb"/>
        <w:numPr>
          <w:ilvl w:val="0"/>
          <w:numId w:val="26"/>
        </w:numPr>
        <w:spacing w:before="8" w:after="0"/>
        <w:ind w:right="452"/>
        <w:rPr>
          <w:rFonts w:asciiTheme="minorHAnsi" w:hAnsiTheme="minorHAnsi" w:cstheme="minorHAnsi"/>
          <w:color w:val="000000"/>
          <w:sz w:val="28"/>
          <w:szCs w:val="28"/>
        </w:rPr>
      </w:pPr>
      <w:r w:rsidRPr="00AF628A">
        <w:rPr>
          <w:rFonts w:asciiTheme="minorHAnsi" w:hAnsiTheme="minorHAnsi" w:cstheme="minorHAnsi"/>
          <w:color w:val="000000"/>
          <w:sz w:val="28"/>
          <w:szCs w:val="28"/>
        </w:rPr>
        <w:t xml:space="preserve">Port is placed in the left upper quadrant. Angled laparoscope (5 or 10 mm) </w:t>
      </w:r>
    </w:p>
    <w:p w14:paraId="216072CC" w14:textId="4F64972D" w:rsidR="00F76D66" w:rsidRDefault="00F76D66" w:rsidP="00F76D66">
      <w:pPr>
        <w:pStyle w:val="NormalWeb"/>
        <w:numPr>
          <w:ilvl w:val="0"/>
          <w:numId w:val="26"/>
        </w:numPr>
        <w:spacing w:before="8" w:after="0"/>
        <w:ind w:right="452"/>
        <w:rPr>
          <w:ins w:id="52" w:author="DeMaria, Eric Joel" w:date="2024-07-30T09:42:00Z"/>
          <w:rFonts w:asciiTheme="minorHAnsi" w:hAnsiTheme="minorHAnsi" w:cstheme="minorHAnsi"/>
          <w:color w:val="000000"/>
          <w:sz w:val="28"/>
          <w:szCs w:val="28"/>
        </w:rPr>
      </w:pPr>
      <w:r>
        <w:rPr>
          <w:rFonts w:asciiTheme="minorHAnsi" w:hAnsiTheme="minorHAnsi" w:cstheme="minorHAnsi"/>
          <w:color w:val="000000"/>
          <w:sz w:val="28"/>
          <w:szCs w:val="28"/>
        </w:rPr>
        <w:t>T</w:t>
      </w:r>
      <w:r w:rsidRPr="00542F18">
        <w:rPr>
          <w:rFonts w:asciiTheme="minorHAnsi" w:hAnsiTheme="minorHAnsi" w:cstheme="minorHAnsi"/>
          <w:color w:val="000000"/>
          <w:sz w:val="28"/>
          <w:szCs w:val="28"/>
        </w:rPr>
        <w:t xml:space="preserve">he patient is placed in the steep reverse Trendelenburg position, and additional ports are placed. </w:t>
      </w:r>
    </w:p>
    <w:p w14:paraId="610868AD" w14:textId="1907A3F5" w:rsidR="005A0335" w:rsidRDefault="005A0335" w:rsidP="00F76D66">
      <w:pPr>
        <w:pStyle w:val="NormalWeb"/>
        <w:numPr>
          <w:ilvl w:val="0"/>
          <w:numId w:val="26"/>
        </w:numPr>
        <w:spacing w:before="8" w:after="0"/>
        <w:ind w:right="452"/>
        <w:rPr>
          <w:rFonts w:asciiTheme="minorHAnsi" w:hAnsiTheme="minorHAnsi" w:cstheme="minorHAnsi"/>
          <w:color w:val="000000"/>
          <w:sz w:val="28"/>
          <w:szCs w:val="28"/>
        </w:rPr>
      </w:pPr>
      <w:ins w:id="53" w:author="DeMaria, Eric Joel" w:date="2024-07-30T09:42:00Z">
        <w:r>
          <w:rPr>
            <w:rFonts w:asciiTheme="minorHAnsi" w:hAnsiTheme="minorHAnsi" w:cstheme="minorHAnsi"/>
            <w:color w:val="000000"/>
            <w:sz w:val="28"/>
            <w:szCs w:val="28"/>
          </w:rPr>
          <w:t>Left lateral segment of the liver is retracted to facilitate exploration.</w:t>
        </w:r>
      </w:ins>
    </w:p>
    <w:p w14:paraId="0C20AE77" w14:textId="2D17E864" w:rsidR="00F76D66" w:rsidRDefault="00F76D66" w:rsidP="00F76D66">
      <w:pPr>
        <w:pStyle w:val="NormalWeb"/>
        <w:numPr>
          <w:ilvl w:val="0"/>
          <w:numId w:val="26"/>
        </w:numPr>
        <w:spacing w:before="8" w:after="0"/>
        <w:ind w:right="452"/>
        <w:rPr>
          <w:ins w:id="54" w:author="DeMaria, Eric Joel" w:date="2024-07-30T09:38:00Z"/>
          <w:rFonts w:asciiTheme="minorHAnsi" w:hAnsiTheme="minorHAnsi" w:cstheme="minorHAnsi"/>
          <w:color w:val="000000"/>
          <w:sz w:val="28"/>
          <w:szCs w:val="28"/>
        </w:rPr>
      </w:pPr>
      <w:r w:rsidRPr="00542F18">
        <w:rPr>
          <w:rFonts w:asciiTheme="minorHAnsi" w:hAnsiTheme="minorHAnsi" w:cstheme="minorHAnsi"/>
          <w:color w:val="000000"/>
          <w:sz w:val="28"/>
          <w:szCs w:val="28"/>
        </w:rPr>
        <w:t>Careful exploration of the left upper quadrant with blunt atraumatic graspers.</w:t>
      </w:r>
    </w:p>
    <w:p w14:paraId="093B07D8" w14:textId="281BE1F6" w:rsidR="005A0335" w:rsidRDefault="005A0335" w:rsidP="00F76D66">
      <w:pPr>
        <w:pStyle w:val="NormalWeb"/>
        <w:numPr>
          <w:ilvl w:val="0"/>
          <w:numId w:val="26"/>
        </w:numPr>
        <w:spacing w:before="8" w:after="0"/>
        <w:ind w:right="452"/>
        <w:rPr>
          <w:rFonts w:asciiTheme="minorHAnsi" w:hAnsiTheme="minorHAnsi" w:cstheme="minorHAnsi"/>
          <w:color w:val="000000"/>
          <w:sz w:val="28"/>
          <w:szCs w:val="28"/>
        </w:rPr>
      </w:pPr>
      <w:ins w:id="55" w:author="DeMaria, Eric Joel" w:date="2024-07-30T09:38:00Z">
        <w:r>
          <w:rPr>
            <w:rFonts w:asciiTheme="minorHAnsi" w:hAnsiTheme="minorHAnsi" w:cstheme="minorHAnsi"/>
            <w:color w:val="000000"/>
            <w:sz w:val="28"/>
            <w:szCs w:val="28"/>
          </w:rPr>
          <w:t>Intraoperative endoscopy can facilitate identification of the location of the leak using air insufflation technique.</w:t>
        </w:r>
      </w:ins>
    </w:p>
    <w:p w14:paraId="5CD1C11A" w14:textId="77777777" w:rsidR="00F76D66" w:rsidRDefault="00F76D66" w:rsidP="00F76D66">
      <w:pPr>
        <w:pStyle w:val="NormalWeb"/>
        <w:numPr>
          <w:ilvl w:val="0"/>
          <w:numId w:val="26"/>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I</w:t>
      </w:r>
      <w:r w:rsidRPr="00542F18">
        <w:rPr>
          <w:rFonts w:asciiTheme="minorHAnsi" w:hAnsiTheme="minorHAnsi" w:cstheme="minorHAnsi"/>
          <w:color w:val="000000"/>
          <w:sz w:val="28"/>
          <w:szCs w:val="28"/>
        </w:rPr>
        <w:t>dentify and drain any abscess cavit</w:t>
      </w:r>
      <w:r>
        <w:rPr>
          <w:rFonts w:asciiTheme="minorHAnsi" w:hAnsiTheme="minorHAnsi" w:cstheme="minorHAnsi"/>
          <w:color w:val="000000"/>
          <w:sz w:val="28"/>
          <w:szCs w:val="28"/>
        </w:rPr>
        <w:t>y.</w:t>
      </w:r>
    </w:p>
    <w:p w14:paraId="75E9F349" w14:textId="77777777" w:rsidR="00F76D66" w:rsidRDefault="00F76D66" w:rsidP="00F76D66">
      <w:pPr>
        <w:pStyle w:val="NormalWeb"/>
        <w:numPr>
          <w:ilvl w:val="0"/>
          <w:numId w:val="26"/>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I</w:t>
      </w:r>
      <w:r w:rsidRPr="00542F18">
        <w:rPr>
          <w:rFonts w:asciiTheme="minorHAnsi" w:hAnsiTheme="minorHAnsi" w:cstheme="minorHAnsi"/>
          <w:color w:val="000000"/>
          <w:sz w:val="28"/>
          <w:szCs w:val="28"/>
        </w:rPr>
        <w:t>rrigate copiously with warm saline.</w:t>
      </w:r>
    </w:p>
    <w:p w14:paraId="2B27267D" w14:textId="10C8E202" w:rsidR="00F76D66" w:rsidRDefault="00F76D66" w:rsidP="00F76D66">
      <w:pPr>
        <w:pStyle w:val="NormalWeb"/>
        <w:numPr>
          <w:ilvl w:val="0"/>
          <w:numId w:val="26"/>
        </w:numPr>
        <w:spacing w:before="8" w:after="0"/>
        <w:ind w:right="452"/>
        <w:rPr>
          <w:ins w:id="56" w:author="DeMaria, Eric Joel" w:date="2024-07-30T09:41:00Z"/>
          <w:rFonts w:asciiTheme="minorHAnsi" w:hAnsiTheme="minorHAnsi" w:cstheme="minorHAnsi"/>
          <w:color w:val="000000"/>
          <w:sz w:val="28"/>
          <w:szCs w:val="28"/>
        </w:rPr>
      </w:pPr>
      <w:r>
        <w:rPr>
          <w:rFonts w:asciiTheme="minorHAnsi" w:hAnsiTheme="minorHAnsi" w:cstheme="minorHAnsi"/>
          <w:color w:val="000000"/>
          <w:sz w:val="28"/>
          <w:szCs w:val="28"/>
        </w:rPr>
        <w:t>P</w:t>
      </w:r>
      <w:r w:rsidRPr="00542F18">
        <w:rPr>
          <w:rFonts w:asciiTheme="minorHAnsi" w:hAnsiTheme="minorHAnsi" w:cstheme="minorHAnsi"/>
          <w:color w:val="000000"/>
          <w:sz w:val="28"/>
          <w:szCs w:val="28"/>
        </w:rPr>
        <w:t xml:space="preserve">lace one or more drains into the </w:t>
      </w:r>
      <w:ins w:id="57" w:author="DeMaria, Eric Joel" w:date="2024-07-30T09:37:00Z">
        <w:r w:rsidR="00ED726B">
          <w:rPr>
            <w:rFonts w:asciiTheme="minorHAnsi" w:hAnsiTheme="minorHAnsi" w:cstheme="minorHAnsi"/>
            <w:color w:val="000000"/>
            <w:sz w:val="28"/>
            <w:szCs w:val="28"/>
          </w:rPr>
          <w:t xml:space="preserve">abscess </w:t>
        </w:r>
      </w:ins>
      <w:r w:rsidRPr="00542F18">
        <w:rPr>
          <w:rFonts w:asciiTheme="minorHAnsi" w:hAnsiTheme="minorHAnsi" w:cstheme="minorHAnsi"/>
          <w:color w:val="000000"/>
          <w:sz w:val="28"/>
          <w:szCs w:val="28"/>
        </w:rPr>
        <w:t xml:space="preserve">cavity </w:t>
      </w:r>
      <w:ins w:id="58" w:author="DeMaria, Eric Joel" w:date="2024-07-30T09:37:00Z">
        <w:r w:rsidR="00ED726B">
          <w:rPr>
            <w:rFonts w:asciiTheme="minorHAnsi" w:hAnsiTheme="minorHAnsi" w:cstheme="minorHAnsi"/>
            <w:color w:val="000000"/>
            <w:sz w:val="28"/>
            <w:szCs w:val="28"/>
          </w:rPr>
          <w:t xml:space="preserve">in anticipation of </w:t>
        </w:r>
      </w:ins>
      <w:ins w:id="59" w:author="DeMaria, Eric Joel" w:date="2024-07-30T09:44:00Z">
        <w:r w:rsidR="005A0335">
          <w:rPr>
            <w:rFonts w:asciiTheme="minorHAnsi" w:hAnsiTheme="minorHAnsi" w:cstheme="minorHAnsi"/>
            <w:color w:val="000000"/>
            <w:sz w:val="28"/>
            <w:szCs w:val="28"/>
          </w:rPr>
          <w:t xml:space="preserve">as a </w:t>
        </w:r>
      </w:ins>
      <w:ins w:id="60" w:author="DeMaria, Eric Joel" w:date="2024-07-30T09:37:00Z">
        <w:r w:rsidR="00ED726B">
          <w:rPr>
            <w:rFonts w:asciiTheme="minorHAnsi" w:hAnsiTheme="minorHAnsi" w:cstheme="minorHAnsi"/>
            <w:color w:val="000000"/>
            <w:sz w:val="28"/>
            <w:szCs w:val="28"/>
          </w:rPr>
          <w:t>continued leak post op</w:t>
        </w:r>
      </w:ins>
      <w:ins w:id="61" w:author="DeMaria, Eric Joel" w:date="2024-07-30T09:44:00Z">
        <w:r w:rsidR="005A0335">
          <w:rPr>
            <w:rFonts w:asciiTheme="minorHAnsi" w:hAnsiTheme="minorHAnsi" w:cstheme="minorHAnsi"/>
            <w:color w:val="000000"/>
            <w:sz w:val="28"/>
            <w:szCs w:val="28"/>
          </w:rPr>
          <w:t xml:space="preserve"> is very likely in the setting of sleeve leak</w:t>
        </w:r>
      </w:ins>
      <w:ins w:id="62" w:author="DeMaria, Eric Joel" w:date="2024-07-30T09:37:00Z">
        <w:r w:rsidR="00ED726B">
          <w:rPr>
            <w:rFonts w:asciiTheme="minorHAnsi" w:hAnsiTheme="minorHAnsi" w:cstheme="minorHAnsi"/>
            <w:color w:val="000000"/>
            <w:sz w:val="28"/>
            <w:szCs w:val="28"/>
          </w:rPr>
          <w:t xml:space="preserve">. </w:t>
        </w:r>
      </w:ins>
      <w:del w:id="63" w:author="DeMaria, Eric Joel" w:date="2024-07-30T09:37:00Z">
        <w:r w:rsidRPr="00542F18" w:rsidDel="00ED726B">
          <w:rPr>
            <w:rFonts w:asciiTheme="minorHAnsi" w:hAnsiTheme="minorHAnsi" w:cstheme="minorHAnsi"/>
            <w:color w:val="000000"/>
            <w:sz w:val="28"/>
            <w:szCs w:val="28"/>
          </w:rPr>
          <w:delText>spaces</w:delText>
        </w:r>
      </w:del>
      <w:r w:rsidRPr="00542F18">
        <w:rPr>
          <w:rFonts w:asciiTheme="minorHAnsi" w:hAnsiTheme="minorHAnsi" w:cstheme="minorHAnsi"/>
          <w:color w:val="000000"/>
          <w:sz w:val="28"/>
          <w:szCs w:val="28"/>
        </w:rPr>
        <w:t xml:space="preserve">. </w:t>
      </w:r>
    </w:p>
    <w:p w14:paraId="47008D00" w14:textId="66AE8AF0" w:rsidR="005A0335" w:rsidRDefault="005A0335" w:rsidP="00F76D66">
      <w:pPr>
        <w:pStyle w:val="NormalWeb"/>
        <w:numPr>
          <w:ilvl w:val="0"/>
          <w:numId w:val="26"/>
        </w:numPr>
        <w:spacing w:before="8" w:after="0"/>
        <w:ind w:right="452"/>
        <w:rPr>
          <w:rFonts w:asciiTheme="minorHAnsi" w:hAnsiTheme="minorHAnsi" w:cstheme="minorHAnsi"/>
          <w:color w:val="000000"/>
          <w:sz w:val="28"/>
          <w:szCs w:val="28"/>
        </w:rPr>
      </w:pPr>
      <w:ins w:id="64" w:author="DeMaria, Eric Joel" w:date="2024-07-30T09:41:00Z">
        <w:r>
          <w:rPr>
            <w:rFonts w:asciiTheme="minorHAnsi" w:hAnsiTheme="minorHAnsi" w:cstheme="minorHAnsi"/>
            <w:color w:val="000000"/>
            <w:sz w:val="28"/>
            <w:szCs w:val="28"/>
          </w:rPr>
          <w:t>If appropriate drainage</w:t>
        </w:r>
      </w:ins>
      <w:ins w:id="65" w:author="DeMaria, Eric Joel" w:date="2024-07-30T09:42:00Z">
        <w:r>
          <w:rPr>
            <w:rFonts w:asciiTheme="minorHAnsi" w:hAnsiTheme="minorHAnsi" w:cstheme="minorHAnsi"/>
            <w:color w:val="000000"/>
            <w:sz w:val="28"/>
            <w:szCs w:val="28"/>
          </w:rPr>
          <w:t xml:space="preserve">/washout can not be accomplished via </w:t>
        </w:r>
        <w:proofErr w:type="gramStart"/>
        <w:r>
          <w:rPr>
            <w:rFonts w:asciiTheme="minorHAnsi" w:hAnsiTheme="minorHAnsi" w:cstheme="minorHAnsi"/>
            <w:color w:val="000000"/>
            <w:sz w:val="28"/>
            <w:szCs w:val="28"/>
          </w:rPr>
          <w:t>laparoscopy</w:t>
        </w:r>
        <w:proofErr w:type="gramEnd"/>
        <w:r>
          <w:rPr>
            <w:rFonts w:asciiTheme="minorHAnsi" w:hAnsiTheme="minorHAnsi" w:cstheme="minorHAnsi"/>
            <w:color w:val="000000"/>
            <w:sz w:val="28"/>
            <w:szCs w:val="28"/>
          </w:rPr>
          <w:t xml:space="preserve"> then open conversion is appropriate in order to accomplish. </w:t>
        </w:r>
      </w:ins>
    </w:p>
    <w:p w14:paraId="17FC63B4" w14:textId="160560CA" w:rsidR="00F76D66" w:rsidRPr="00171CD6" w:rsidRDefault="00F76D66" w:rsidP="00F76D66">
      <w:pPr>
        <w:pStyle w:val="NormalWeb"/>
        <w:spacing w:before="8" w:after="0"/>
        <w:ind w:left="117" w:right="452"/>
        <w:rPr>
          <w:rFonts w:asciiTheme="minorHAnsi" w:hAnsiTheme="minorHAnsi" w:cstheme="minorHAnsi"/>
          <w:i/>
          <w:iCs/>
          <w:color w:val="000000"/>
          <w:sz w:val="28"/>
          <w:szCs w:val="28"/>
          <w:u w:val="single"/>
        </w:rPr>
      </w:pPr>
      <w:r w:rsidRPr="00171CD6">
        <w:rPr>
          <w:rFonts w:asciiTheme="minorHAnsi" w:hAnsiTheme="minorHAnsi" w:cstheme="minorHAnsi"/>
          <w:i/>
          <w:iCs/>
          <w:color w:val="000000"/>
          <w:sz w:val="28"/>
          <w:szCs w:val="28"/>
          <w:u w:val="single"/>
        </w:rPr>
        <w:t xml:space="preserve">(Examiner please note, Identification of the exact location of the leak is not </w:t>
      </w:r>
      <w:proofErr w:type="gramStart"/>
      <w:ins w:id="66" w:author="DeMaria, Eric Joel" w:date="2024-07-30T09:37:00Z">
        <w:r w:rsidR="005A0335">
          <w:rPr>
            <w:rFonts w:asciiTheme="minorHAnsi" w:hAnsiTheme="minorHAnsi" w:cstheme="minorHAnsi"/>
            <w:i/>
            <w:iCs/>
            <w:color w:val="000000"/>
            <w:sz w:val="28"/>
            <w:szCs w:val="28"/>
            <w:u w:val="single"/>
          </w:rPr>
          <w:t xml:space="preserve">absolutely </w:t>
        </w:r>
      </w:ins>
      <w:r w:rsidRPr="00171CD6">
        <w:rPr>
          <w:rFonts w:asciiTheme="minorHAnsi" w:hAnsiTheme="minorHAnsi" w:cstheme="minorHAnsi"/>
          <w:i/>
          <w:iCs/>
          <w:color w:val="000000"/>
          <w:sz w:val="28"/>
          <w:szCs w:val="28"/>
          <w:u w:val="single"/>
        </w:rPr>
        <w:t>necessary</w:t>
      </w:r>
      <w:proofErr w:type="gramEnd"/>
      <w:ins w:id="67" w:author="DeMaria, Eric Joel" w:date="2024-07-30T09:39:00Z">
        <w:r w:rsidR="005A0335">
          <w:rPr>
            <w:rFonts w:asciiTheme="minorHAnsi" w:hAnsiTheme="minorHAnsi" w:cstheme="minorHAnsi"/>
            <w:i/>
            <w:iCs/>
            <w:color w:val="000000"/>
            <w:sz w:val="28"/>
            <w:szCs w:val="28"/>
            <w:u w:val="single"/>
          </w:rPr>
          <w:t>, the primary focus of this exploration is drainage.  In addition,</w:t>
        </w:r>
      </w:ins>
      <w:del w:id="68" w:author="DeMaria, Eric Joel" w:date="2024-07-30T09:39:00Z">
        <w:r w:rsidRPr="00171CD6" w:rsidDel="005A0335">
          <w:rPr>
            <w:rFonts w:asciiTheme="minorHAnsi" w:hAnsiTheme="minorHAnsi" w:cstheme="minorHAnsi"/>
            <w:i/>
            <w:iCs/>
            <w:color w:val="000000"/>
            <w:sz w:val="28"/>
            <w:szCs w:val="28"/>
            <w:u w:val="single"/>
          </w:rPr>
          <w:delText xml:space="preserve"> as</w:delText>
        </w:r>
      </w:del>
      <w:r w:rsidRPr="00171CD6">
        <w:rPr>
          <w:rFonts w:asciiTheme="minorHAnsi" w:hAnsiTheme="minorHAnsi" w:cstheme="minorHAnsi"/>
          <w:i/>
          <w:iCs/>
          <w:color w:val="000000"/>
          <w:sz w:val="28"/>
          <w:szCs w:val="28"/>
          <w:u w:val="single"/>
        </w:rPr>
        <w:t xml:space="preserve"> primary repair is often not feasible, and narrowing by overzealous attempts at repair of a sleeve or gastric bypass pouch leak can result in a stricture</w:t>
      </w:r>
      <w:proofErr w:type="gramStart"/>
      <w:r w:rsidRPr="00171CD6">
        <w:rPr>
          <w:rFonts w:asciiTheme="minorHAnsi" w:hAnsiTheme="minorHAnsi" w:cstheme="minorHAnsi"/>
          <w:i/>
          <w:iCs/>
          <w:color w:val="000000"/>
          <w:sz w:val="28"/>
          <w:szCs w:val="28"/>
          <w:u w:val="single"/>
        </w:rPr>
        <w:t>. )</w:t>
      </w:r>
      <w:proofErr w:type="gramEnd"/>
      <w:ins w:id="69" w:author="DeMaria, Eric Joel" w:date="2024-07-30T09:38:00Z">
        <w:r w:rsidR="005A0335">
          <w:rPr>
            <w:rFonts w:asciiTheme="minorHAnsi" w:hAnsiTheme="minorHAnsi" w:cstheme="minorHAnsi"/>
            <w:i/>
            <w:iCs/>
            <w:color w:val="000000"/>
            <w:sz w:val="28"/>
            <w:szCs w:val="28"/>
            <w:u w:val="single"/>
          </w:rPr>
          <w:t xml:space="preserve">  </w:t>
        </w:r>
      </w:ins>
    </w:p>
    <w:p w14:paraId="48899F25" w14:textId="39823AB0" w:rsidR="00F76D66" w:rsidRPr="005A0335" w:rsidRDefault="00F76D66" w:rsidP="00F76D66">
      <w:pPr>
        <w:pStyle w:val="NormalWeb"/>
        <w:numPr>
          <w:ilvl w:val="0"/>
          <w:numId w:val="26"/>
        </w:numPr>
        <w:spacing w:before="8" w:after="0"/>
        <w:ind w:right="452"/>
        <w:rPr>
          <w:ins w:id="70" w:author="DeMaria, Eric Joel" w:date="2024-07-30T09:39:00Z"/>
          <w:rFonts w:asciiTheme="minorHAnsi" w:hAnsiTheme="minorHAnsi" w:cstheme="minorHAnsi"/>
          <w:color w:val="000000"/>
          <w:sz w:val="2"/>
          <w:szCs w:val="2"/>
          <w:rPrChange w:id="71" w:author="DeMaria, Eric Joel" w:date="2024-07-30T09:39:00Z">
            <w:rPr>
              <w:ins w:id="72" w:author="DeMaria, Eric Joel" w:date="2024-07-30T09:39:00Z"/>
              <w:rFonts w:asciiTheme="minorHAnsi" w:hAnsiTheme="minorHAnsi" w:cstheme="minorHAnsi"/>
              <w:color w:val="000000"/>
              <w:sz w:val="28"/>
              <w:szCs w:val="28"/>
            </w:rPr>
          </w:rPrChange>
        </w:rPr>
      </w:pPr>
      <w:r w:rsidRPr="00D360B3">
        <w:rPr>
          <w:rFonts w:asciiTheme="minorHAnsi" w:hAnsiTheme="minorHAnsi" w:cstheme="minorHAnsi"/>
          <w:b/>
          <w:bCs/>
          <w:color w:val="000000"/>
          <w:sz w:val="28"/>
          <w:szCs w:val="28"/>
          <w:highlight w:val="yellow"/>
        </w:rPr>
        <w:t>You identify the leak site, now what?</w:t>
      </w:r>
      <w:r w:rsidRPr="009F736E">
        <w:rPr>
          <w:rFonts w:asciiTheme="minorHAnsi" w:hAnsiTheme="minorHAnsi" w:cstheme="minorHAnsi"/>
          <w:color w:val="000000"/>
          <w:sz w:val="28"/>
          <w:szCs w:val="28"/>
        </w:rPr>
        <w:t xml:space="preserve"> Omental </w:t>
      </w:r>
      <w:proofErr w:type="gramStart"/>
      <w:r w:rsidRPr="009F736E">
        <w:rPr>
          <w:rFonts w:asciiTheme="minorHAnsi" w:hAnsiTheme="minorHAnsi" w:cstheme="minorHAnsi"/>
          <w:color w:val="000000"/>
          <w:sz w:val="28"/>
          <w:szCs w:val="28"/>
        </w:rPr>
        <w:t>patch ,</w:t>
      </w:r>
      <w:proofErr w:type="gramEnd"/>
      <w:r w:rsidRPr="009F736E">
        <w:rPr>
          <w:rFonts w:asciiTheme="minorHAnsi" w:hAnsiTheme="minorHAnsi" w:cstheme="minorHAnsi"/>
          <w:color w:val="000000"/>
          <w:sz w:val="28"/>
          <w:szCs w:val="28"/>
        </w:rPr>
        <w:t xml:space="preserve"> placing seromuscular sutures through healthy gastric tissue and </w:t>
      </w:r>
      <w:proofErr w:type="spellStart"/>
      <w:r w:rsidRPr="009F736E">
        <w:rPr>
          <w:rFonts w:asciiTheme="minorHAnsi" w:hAnsiTheme="minorHAnsi" w:cstheme="minorHAnsi"/>
          <w:color w:val="000000"/>
          <w:sz w:val="28"/>
          <w:szCs w:val="28"/>
        </w:rPr>
        <w:t>omentum</w:t>
      </w:r>
      <w:proofErr w:type="spellEnd"/>
      <w:r w:rsidRPr="009F736E">
        <w:rPr>
          <w:rFonts w:asciiTheme="minorHAnsi" w:hAnsiTheme="minorHAnsi" w:cstheme="minorHAnsi"/>
          <w:color w:val="000000"/>
          <w:sz w:val="28"/>
          <w:szCs w:val="28"/>
        </w:rPr>
        <w:t>.</w:t>
      </w:r>
    </w:p>
    <w:p w14:paraId="541250F2" w14:textId="11FECA6D" w:rsidR="005A0335" w:rsidRDefault="005A0335" w:rsidP="00F76D66">
      <w:pPr>
        <w:pStyle w:val="NormalWeb"/>
        <w:numPr>
          <w:ilvl w:val="0"/>
          <w:numId w:val="26"/>
        </w:numPr>
        <w:spacing w:before="8" w:after="0"/>
        <w:ind w:right="452"/>
        <w:rPr>
          <w:rFonts w:asciiTheme="minorHAnsi" w:hAnsiTheme="minorHAnsi" w:cstheme="minorHAnsi"/>
          <w:color w:val="000000"/>
          <w:sz w:val="2"/>
          <w:szCs w:val="2"/>
        </w:rPr>
      </w:pPr>
      <w:ins w:id="73" w:author="DeMaria, Eric Joel" w:date="2024-07-30T09:39:00Z">
        <w:r>
          <w:rPr>
            <w:rFonts w:asciiTheme="minorHAnsi" w:hAnsiTheme="minorHAnsi" w:cstheme="minorHAnsi"/>
            <w:b/>
            <w:bCs/>
            <w:color w:val="000000"/>
            <w:sz w:val="28"/>
            <w:szCs w:val="28"/>
          </w:rPr>
          <w:t xml:space="preserve">Endoscopic stent </w:t>
        </w:r>
      </w:ins>
      <w:ins w:id="74" w:author="DeMaria, Eric Joel" w:date="2024-07-30T09:40:00Z">
        <w:r>
          <w:rPr>
            <w:rFonts w:asciiTheme="minorHAnsi" w:hAnsiTheme="minorHAnsi" w:cstheme="minorHAnsi"/>
            <w:b/>
            <w:bCs/>
            <w:color w:val="000000"/>
            <w:sz w:val="28"/>
            <w:szCs w:val="28"/>
          </w:rPr>
          <w:t>placement c</w:t>
        </w:r>
      </w:ins>
      <w:ins w:id="75" w:author="DeMaria, Eric Joel" w:date="2024-07-30T09:43:00Z">
        <w:r>
          <w:rPr>
            <w:rFonts w:asciiTheme="minorHAnsi" w:hAnsiTheme="minorHAnsi" w:cstheme="minorHAnsi"/>
            <w:b/>
            <w:bCs/>
            <w:color w:val="000000"/>
            <w:sz w:val="28"/>
            <w:szCs w:val="28"/>
          </w:rPr>
          <w:t>an</w:t>
        </w:r>
      </w:ins>
      <w:ins w:id="76" w:author="DeMaria, Eric Joel" w:date="2024-07-30T09:40:00Z">
        <w:r>
          <w:rPr>
            <w:rFonts w:asciiTheme="minorHAnsi" w:hAnsiTheme="minorHAnsi" w:cstheme="minorHAnsi"/>
            <w:b/>
            <w:bCs/>
            <w:color w:val="000000"/>
            <w:sz w:val="28"/>
            <w:szCs w:val="28"/>
          </w:rPr>
          <w:t xml:space="preserve"> be considered if leak location is identifiable and immediately available expertise to perform this procedure including </w:t>
        </w:r>
        <w:proofErr w:type="spellStart"/>
        <w:r>
          <w:rPr>
            <w:rFonts w:asciiTheme="minorHAnsi" w:hAnsiTheme="minorHAnsi" w:cstheme="minorHAnsi"/>
            <w:b/>
            <w:bCs/>
            <w:color w:val="000000"/>
            <w:sz w:val="28"/>
            <w:szCs w:val="28"/>
          </w:rPr>
          <w:t>fluoro</w:t>
        </w:r>
        <w:proofErr w:type="spellEnd"/>
        <w:r>
          <w:rPr>
            <w:rFonts w:asciiTheme="minorHAnsi" w:hAnsiTheme="minorHAnsi" w:cstheme="minorHAnsi"/>
            <w:b/>
            <w:bCs/>
            <w:color w:val="000000"/>
            <w:sz w:val="28"/>
            <w:szCs w:val="28"/>
          </w:rPr>
          <w:t xml:space="preserve">, </w:t>
        </w:r>
        <w:proofErr w:type="spellStart"/>
        <w:proofErr w:type="gramStart"/>
        <w:r>
          <w:rPr>
            <w:rFonts w:asciiTheme="minorHAnsi" w:hAnsiTheme="minorHAnsi" w:cstheme="minorHAnsi"/>
            <w:b/>
            <w:bCs/>
            <w:color w:val="000000"/>
            <w:sz w:val="28"/>
            <w:szCs w:val="28"/>
          </w:rPr>
          <w:t>stents,etc</w:t>
        </w:r>
        <w:proofErr w:type="spellEnd"/>
        <w:r>
          <w:rPr>
            <w:rFonts w:asciiTheme="minorHAnsi" w:hAnsiTheme="minorHAnsi" w:cstheme="minorHAnsi"/>
            <w:b/>
            <w:bCs/>
            <w:color w:val="000000"/>
            <w:sz w:val="28"/>
            <w:szCs w:val="28"/>
          </w:rPr>
          <w:t>.</w:t>
        </w:r>
      </w:ins>
      <w:proofErr w:type="gramEnd"/>
      <w:ins w:id="77" w:author="DeMaria, Eric Joel" w:date="2024-07-30T09:43:00Z">
        <w:r>
          <w:rPr>
            <w:rFonts w:asciiTheme="minorHAnsi" w:hAnsiTheme="minorHAnsi" w:cstheme="minorHAnsi"/>
            <w:b/>
            <w:bCs/>
            <w:color w:val="000000"/>
            <w:sz w:val="28"/>
            <w:szCs w:val="28"/>
          </w:rPr>
          <w:t xml:space="preserve"> Might need to be delayed until appropriate personnel </w:t>
        </w:r>
      </w:ins>
      <w:ins w:id="78" w:author="DeMaria, Eric Joel" w:date="2024-07-30T09:44:00Z">
        <w:r>
          <w:rPr>
            <w:rFonts w:asciiTheme="minorHAnsi" w:hAnsiTheme="minorHAnsi" w:cstheme="minorHAnsi"/>
            <w:b/>
            <w:bCs/>
            <w:color w:val="000000"/>
            <w:sz w:val="28"/>
            <w:szCs w:val="28"/>
          </w:rPr>
          <w:t xml:space="preserve">available </w:t>
        </w:r>
      </w:ins>
      <w:ins w:id="79" w:author="DeMaria, Eric Joel" w:date="2024-07-30T09:43:00Z">
        <w:r>
          <w:rPr>
            <w:rFonts w:asciiTheme="minorHAnsi" w:hAnsiTheme="minorHAnsi" w:cstheme="minorHAnsi"/>
            <w:b/>
            <w:bCs/>
            <w:color w:val="000000"/>
            <w:sz w:val="28"/>
            <w:szCs w:val="28"/>
          </w:rPr>
          <w:t xml:space="preserve">and </w:t>
        </w:r>
      </w:ins>
      <w:ins w:id="80" w:author="DeMaria, Eric Joel" w:date="2024-07-30T09:44:00Z">
        <w:r>
          <w:rPr>
            <w:rFonts w:asciiTheme="minorHAnsi" w:hAnsiTheme="minorHAnsi" w:cstheme="minorHAnsi"/>
            <w:b/>
            <w:bCs/>
            <w:color w:val="000000"/>
            <w:sz w:val="28"/>
            <w:szCs w:val="28"/>
          </w:rPr>
          <w:t xml:space="preserve">further </w:t>
        </w:r>
      </w:ins>
      <w:ins w:id="81" w:author="DeMaria, Eric Joel" w:date="2024-07-30T09:43:00Z">
        <w:r>
          <w:rPr>
            <w:rFonts w:asciiTheme="minorHAnsi" w:hAnsiTheme="minorHAnsi" w:cstheme="minorHAnsi"/>
            <w:b/>
            <w:bCs/>
            <w:color w:val="000000"/>
            <w:sz w:val="28"/>
            <w:szCs w:val="28"/>
          </w:rPr>
          <w:t xml:space="preserve">imaging determine </w:t>
        </w:r>
      </w:ins>
      <w:ins w:id="82" w:author="DeMaria, Eric Joel" w:date="2024-07-30T09:44:00Z">
        <w:r>
          <w:rPr>
            <w:rFonts w:asciiTheme="minorHAnsi" w:hAnsiTheme="minorHAnsi" w:cstheme="minorHAnsi"/>
            <w:b/>
            <w:bCs/>
            <w:color w:val="000000"/>
            <w:sz w:val="28"/>
            <w:szCs w:val="28"/>
          </w:rPr>
          <w:t xml:space="preserve">precise leak location. </w:t>
        </w:r>
      </w:ins>
      <w:ins w:id="83" w:author="DeMaria, Eric Joel" w:date="2024-07-30T09:40:00Z">
        <w:r>
          <w:rPr>
            <w:rFonts w:asciiTheme="minorHAnsi" w:hAnsiTheme="minorHAnsi" w:cstheme="minorHAnsi"/>
            <w:color w:val="000000"/>
            <w:sz w:val="2"/>
            <w:szCs w:val="2"/>
          </w:rPr>
          <w:t xml:space="preserve"> </w:t>
        </w:r>
      </w:ins>
      <w:ins w:id="84" w:author="DeMaria, Eric Joel" w:date="2024-07-30T09:43:00Z">
        <w:r>
          <w:rPr>
            <w:rFonts w:asciiTheme="minorHAnsi" w:hAnsiTheme="minorHAnsi" w:cstheme="minorHAnsi"/>
            <w:color w:val="000000"/>
            <w:sz w:val="2"/>
            <w:szCs w:val="2"/>
          </w:rPr>
          <w:t xml:space="preserve"> Mi</w:t>
        </w:r>
      </w:ins>
    </w:p>
    <w:p w14:paraId="62AB3577" w14:textId="77777777" w:rsidR="00F76D66" w:rsidRPr="009F736E" w:rsidRDefault="00F76D66" w:rsidP="00F76D66">
      <w:pPr>
        <w:pStyle w:val="NormalWeb"/>
        <w:spacing w:before="8" w:after="0"/>
        <w:ind w:left="477" w:right="452"/>
        <w:rPr>
          <w:rFonts w:asciiTheme="minorHAnsi" w:hAnsiTheme="minorHAnsi" w:cstheme="minorHAnsi"/>
          <w:color w:val="000000"/>
          <w:sz w:val="2"/>
          <w:szCs w:val="2"/>
        </w:rPr>
      </w:pPr>
    </w:p>
    <w:p w14:paraId="5D2F0D11" w14:textId="3AFD09B3" w:rsidR="00F76D66" w:rsidRPr="005A0335" w:rsidRDefault="00F76D66" w:rsidP="005A0335">
      <w:pPr>
        <w:pStyle w:val="NormalWeb"/>
        <w:numPr>
          <w:ilvl w:val="0"/>
          <w:numId w:val="26"/>
        </w:numPr>
        <w:spacing w:before="8" w:after="0"/>
        <w:ind w:right="452"/>
        <w:rPr>
          <w:rFonts w:asciiTheme="minorHAnsi" w:hAnsiTheme="minorHAnsi" w:cstheme="minorHAnsi"/>
          <w:color w:val="000000"/>
          <w:sz w:val="28"/>
          <w:szCs w:val="28"/>
          <w:highlight w:val="yellow"/>
        </w:rPr>
      </w:pPr>
      <w:r w:rsidRPr="00D360B3">
        <w:rPr>
          <w:rFonts w:asciiTheme="minorHAnsi" w:hAnsiTheme="minorHAnsi" w:cstheme="minorHAnsi"/>
          <w:color w:val="000000"/>
          <w:sz w:val="28"/>
          <w:szCs w:val="28"/>
          <w:highlight w:val="yellow"/>
        </w:rPr>
        <w:t>Consider placing feeding</w:t>
      </w:r>
      <w:ins w:id="85" w:author="DeMaria, Eric Joel" w:date="2024-07-30T09:40:00Z">
        <w:r w:rsidR="005A0335">
          <w:rPr>
            <w:rFonts w:asciiTheme="minorHAnsi" w:hAnsiTheme="minorHAnsi" w:cstheme="minorHAnsi"/>
            <w:color w:val="000000"/>
            <w:sz w:val="28"/>
            <w:szCs w:val="28"/>
            <w:highlight w:val="yellow"/>
          </w:rPr>
          <w:t xml:space="preserve"> acce</w:t>
        </w:r>
      </w:ins>
      <w:ins w:id="86" w:author="DeMaria, Eric Joel" w:date="2024-07-30T09:41:00Z">
        <w:r w:rsidR="005A0335">
          <w:rPr>
            <w:rFonts w:asciiTheme="minorHAnsi" w:hAnsiTheme="minorHAnsi" w:cstheme="minorHAnsi"/>
            <w:color w:val="000000"/>
            <w:sz w:val="28"/>
            <w:szCs w:val="28"/>
            <w:highlight w:val="yellow"/>
          </w:rPr>
          <w:t>ss via</w:t>
        </w:r>
      </w:ins>
      <w:r w:rsidRPr="005A0335">
        <w:rPr>
          <w:rFonts w:asciiTheme="minorHAnsi" w:hAnsiTheme="minorHAnsi" w:cstheme="minorHAnsi"/>
          <w:color w:val="000000"/>
          <w:sz w:val="28"/>
          <w:szCs w:val="28"/>
          <w:highlight w:val="yellow"/>
        </w:rPr>
        <w:t xml:space="preserve"> jejunostomy. </w:t>
      </w:r>
      <w:r w:rsidRPr="005A0335">
        <w:rPr>
          <w:rFonts w:asciiTheme="minorHAnsi" w:hAnsiTheme="minorHAnsi" w:cstheme="minorHAnsi"/>
          <w:b/>
          <w:bCs/>
          <w:color w:val="000000"/>
          <w:sz w:val="28"/>
          <w:szCs w:val="28"/>
          <w:highlight w:val="yellow"/>
        </w:rPr>
        <w:t>Describe?</w:t>
      </w:r>
    </w:p>
    <w:p w14:paraId="71152229" w14:textId="77777777" w:rsidR="00F76D66" w:rsidRDefault="00F76D66" w:rsidP="00F76D66">
      <w:pPr>
        <w:pStyle w:val="NormalWeb"/>
        <w:numPr>
          <w:ilvl w:val="1"/>
          <w:numId w:val="26"/>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P</w:t>
      </w:r>
      <w:r w:rsidRPr="00BA7E77">
        <w:rPr>
          <w:rFonts w:asciiTheme="minorHAnsi" w:hAnsiTheme="minorHAnsi" w:cstheme="minorHAnsi"/>
          <w:color w:val="000000"/>
          <w:sz w:val="28"/>
          <w:szCs w:val="28"/>
        </w:rPr>
        <w:t>lac</w:t>
      </w:r>
      <w:r>
        <w:rPr>
          <w:rFonts w:asciiTheme="minorHAnsi" w:hAnsiTheme="minorHAnsi" w:cstheme="minorHAnsi"/>
          <w:color w:val="000000"/>
          <w:sz w:val="28"/>
          <w:szCs w:val="28"/>
        </w:rPr>
        <w:t>e</w:t>
      </w:r>
      <w:r w:rsidRPr="00BA7E77">
        <w:rPr>
          <w:rFonts w:asciiTheme="minorHAnsi" w:hAnsiTheme="minorHAnsi" w:cstheme="minorHAnsi"/>
          <w:color w:val="000000"/>
          <w:sz w:val="28"/>
          <w:szCs w:val="28"/>
        </w:rPr>
        <w:t xml:space="preserve"> four sutures (2-0 braided absorbable sutures are used typically) in a diamond formation along the antimesenteric portion of the small bowel. </w:t>
      </w:r>
    </w:p>
    <w:p w14:paraId="52CC68B1" w14:textId="77777777" w:rsidR="00F76D66" w:rsidRDefault="00F76D66" w:rsidP="00F76D66">
      <w:pPr>
        <w:pStyle w:val="NormalWeb"/>
        <w:numPr>
          <w:ilvl w:val="1"/>
          <w:numId w:val="26"/>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E</w:t>
      </w:r>
      <w:r w:rsidRPr="00BA7E77">
        <w:rPr>
          <w:rFonts w:asciiTheme="minorHAnsi" w:hAnsiTheme="minorHAnsi" w:cstheme="minorHAnsi"/>
          <w:color w:val="000000"/>
          <w:sz w:val="28"/>
          <w:szCs w:val="28"/>
        </w:rPr>
        <w:t>nterotomy is created in the middle of the four sutures</w:t>
      </w:r>
      <w:r>
        <w:rPr>
          <w:rFonts w:asciiTheme="minorHAnsi" w:hAnsiTheme="minorHAnsi" w:cstheme="minorHAnsi"/>
          <w:color w:val="000000"/>
          <w:sz w:val="28"/>
          <w:szCs w:val="28"/>
        </w:rPr>
        <w:t>.</w:t>
      </w:r>
    </w:p>
    <w:p w14:paraId="06D93A6D" w14:textId="77777777" w:rsidR="00F76D66" w:rsidRDefault="00F76D66" w:rsidP="00F76D66">
      <w:pPr>
        <w:pStyle w:val="NormalWeb"/>
        <w:numPr>
          <w:ilvl w:val="1"/>
          <w:numId w:val="26"/>
        </w:numPr>
        <w:spacing w:before="8" w:after="0"/>
        <w:ind w:right="452"/>
        <w:rPr>
          <w:rFonts w:asciiTheme="minorHAnsi" w:hAnsiTheme="minorHAnsi" w:cstheme="minorHAnsi"/>
          <w:color w:val="000000"/>
          <w:sz w:val="28"/>
          <w:szCs w:val="28"/>
        </w:rPr>
      </w:pPr>
      <w:r w:rsidRPr="00BA7E77">
        <w:rPr>
          <w:rFonts w:asciiTheme="minorHAnsi" w:hAnsiTheme="minorHAnsi" w:cstheme="minorHAnsi"/>
          <w:color w:val="000000"/>
          <w:sz w:val="28"/>
          <w:szCs w:val="28"/>
        </w:rPr>
        <w:t xml:space="preserve">12- to 14-Fr silastic feeding tube is advanced into the bowel directing it distally along the jejunum. </w:t>
      </w:r>
    </w:p>
    <w:p w14:paraId="56A31F32" w14:textId="77777777" w:rsidR="00F76D66" w:rsidRPr="00BA7E77" w:rsidRDefault="00F76D66" w:rsidP="00F76D66">
      <w:pPr>
        <w:pStyle w:val="NormalWeb"/>
        <w:numPr>
          <w:ilvl w:val="1"/>
          <w:numId w:val="26"/>
        </w:numPr>
        <w:spacing w:before="8" w:after="0"/>
        <w:ind w:right="452"/>
        <w:rPr>
          <w:rFonts w:asciiTheme="minorHAnsi" w:hAnsiTheme="minorHAnsi" w:cstheme="minorHAnsi"/>
          <w:color w:val="000000"/>
          <w:sz w:val="28"/>
          <w:szCs w:val="28"/>
        </w:rPr>
      </w:pPr>
      <w:r w:rsidRPr="00BA7E77">
        <w:rPr>
          <w:rFonts w:asciiTheme="minorHAnsi" w:hAnsiTheme="minorHAnsi" w:cstheme="minorHAnsi"/>
          <w:color w:val="000000"/>
          <w:sz w:val="28"/>
          <w:szCs w:val="28"/>
        </w:rPr>
        <w:t xml:space="preserve">The four sutures are anchored to the abdominal wall </w:t>
      </w:r>
    </w:p>
    <w:p w14:paraId="4AF09276" w14:textId="3C5262D8" w:rsidR="00F76D66" w:rsidRDefault="00F76D66" w:rsidP="00F76D66">
      <w:pPr>
        <w:pStyle w:val="NormalWeb"/>
        <w:numPr>
          <w:ilvl w:val="1"/>
          <w:numId w:val="26"/>
        </w:numPr>
        <w:spacing w:before="8" w:after="0"/>
        <w:ind w:right="452"/>
        <w:rPr>
          <w:ins w:id="87" w:author="DeMaria, Eric Joel" w:date="2024-07-30T09:41:00Z"/>
          <w:rFonts w:asciiTheme="minorHAnsi" w:hAnsiTheme="minorHAnsi" w:cstheme="minorHAnsi"/>
          <w:color w:val="000000"/>
          <w:sz w:val="28"/>
          <w:szCs w:val="28"/>
        </w:rPr>
      </w:pPr>
      <w:r w:rsidRPr="00BA7E77">
        <w:rPr>
          <w:rFonts w:asciiTheme="minorHAnsi" w:hAnsiTheme="minorHAnsi" w:cstheme="minorHAnsi"/>
          <w:color w:val="000000"/>
          <w:sz w:val="28"/>
          <w:szCs w:val="28"/>
        </w:rPr>
        <w:t xml:space="preserve">The drain is then sutured to the skin with a </w:t>
      </w:r>
      <w:del w:id="88" w:author="DeMaria, Eric Joel" w:date="2024-07-30T09:45:00Z">
        <w:r w:rsidRPr="00BA7E77" w:rsidDel="005A0335">
          <w:rPr>
            <w:rFonts w:asciiTheme="minorHAnsi" w:hAnsiTheme="minorHAnsi" w:cstheme="minorHAnsi"/>
            <w:color w:val="000000"/>
            <w:sz w:val="28"/>
            <w:szCs w:val="28"/>
          </w:rPr>
          <w:delText>3-0</w:delText>
        </w:r>
      </w:del>
      <w:r w:rsidRPr="00BA7E77">
        <w:rPr>
          <w:rFonts w:asciiTheme="minorHAnsi" w:hAnsiTheme="minorHAnsi" w:cstheme="minorHAnsi"/>
          <w:color w:val="000000"/>
          <w:sz w:val="28"/>
          <w:szCs w:val="28"/>
        </w:rPr>
        <w:t xml:space="preserve"> nylon suture.</w:t>
      </w:r>
    </w:p>
    <w:p w14:paraId="3FA6C100" w14:textId="77777777" w:rsidR="005A0335" w:rsidRDefault="005A0335" w:rsidP="005A0335">
      <w:pPr>
        <w:pStyle w:val="NormalWeb"/>
        <w:spacing w:before="8" w:after="0"/>
        <w:ind w:left="1197" w:right="452"/>
        <w:rPr>
          <w:rFonts w:asciiTheme="minorHAnsi" w:hAnsiTheme="minorHAnsi" w:cstheme="minorHAnsi"/>
          <w:color w:val="000000"/>
          <w:sz w:val="28"/>
          <w:szCs w:val="28"/>
        </w:rPr>
        <w:pPrChange w:id="89" w:author="DeMaria, Eric Joel" w:date="2024-07-30T09:41:00Z">
          <w:pPr>
            <w:pStyle w:val="NormalWeb"/>
            <w:numPr>
              <w:ilvl w:val="1"/>
              <w:numId w:val="26"/>
            </w:numPr>
            <w:spacing w:before="8" w:after="0"/>
            <w:ind w:left="1197" w:right="452" w:hanging="360"/>
          </w:pPr>
        </w:pPrChange>
      </w:pPr>
    </w:p>
    <w:p w14:paraId="0A2F95C8" w14:textId="77777777" w:rsidR="00F76D66" w:rsidRPr="00A07DEC" w:rsidRDefault="00F76D66" w:rsidP="00F76D66">
      <w:pPr>
        <w:pStyle w:val="NormalWeb"/>
        <w:spacing w:before="8" w:after="0"/>
        <w:ind w:right="452"/>
        <w:rPr>
          <w:rFonts w:asciiTheme="minorHAnsi" w:hAnsiTheme="minorHAnsi" w:cstheme="minorHAnsi"/>
          <w:b/>
          <w:bCs/>
          <w:color w:val="000000"/>
          <w:sz w:val="28"/>
          <w:szCs w:val="28"/>
        </w:rPr>
      </w:pPr>
      <w:r w:rsidRPr="00D360B3">
        <w:rPr>
          <w:rFonts w:asciiTheme="minorHAnsi" w:hAnsiTheme="minorHAnsi" w:cstheme="minorHAnsi"/>
          <w:b/>
          <w:bCs/>
          <w:color w:val="000000"/>
          <w:sz w:val="28"/>
          <w:szCs w:val="28"/>
          <w:highlight w:val="yellow"/>
        </w:rPr>
        <w:t>What are some protentional complications that can occur during or following this takeback surgery?</w:t>
      </w:r>
    </w:p>
    <w:p w14:paraId="5E91D61F" w14:textId="77777777" w:rsidR="00F76D66" w:rsidRDefault="00F76D66" w:rsidP="00F76D66">
      <w:pPr>
        <w:pStyle w:val="NormalWeb"/>
        <w:numPr>
          <w:ilvl w:val="0"/>
          <w:numId w:val="27"/>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Splenic injury </w:t>
      </w:r>
    </w:p>
    <w:p w14:paraId="1BD05382" w14:textId="77777777" w:rsidR="00F76D66" w:rsidRDefault="00F76D66" w:rsidP="00F76D66">
      <w:pPr>
        <w:pStyle w:val="NormalWeb"/>
        <w:numPr>
          <w:ilvl w:val="0"/>
          <w:numId w:val="27"/>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Pancreatic injury.</w:t>
      </w:r>
    </w:p>
    <w:p w14:paraId="22205973" w14:textId="77777777" w:rsidR="00F76D66" w:rsidRDefault="00F76D66" w:rsidP="00F76D66">
      <w:pPr>
        <w:pStyle w:val="NormalWeb"/>
        <w:numPr>
          <w:ilvl w:val="0"/>
          <w:numId w:val="27"/>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Splenic flexure colon injury.</w:t>
      </w:r>
    </w:p>
    <w:p w14:paraId="4E146598" w14:textId="77777777" w:rsidR="00F76D66" w:rsidRDefault="00F76D66" w:rsidP="00F76D66">
      <w:pPr>
        <w:pStyle w:val="NormalWeb"/>
        <w:numPr>
          <w:ilvl w:val="0"/>
          <w:numId w:val="27"/>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Gastrocolic fistulas </w:t>
      </w:r>
    </w:p>
    <w:p w14:paraId="7F8A69BB" w14:textId="77777777" w:rsidR="00F76D66" w:rsidRDefault="00F76D66" w:rsidP="00F76D66">
      <w:pPr>
        <w:pStyle w:val="NormalWeb"/>
        <w:numPr>
          <w:ilvl w:val="0"/>
          <w:numId w:val="27"/>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Chronic fistula from leak site. </w:t>
      </w:r>
    </w:p>
    <w:p w14:paraId="5987FAAD" w14:textId="7C073240" w:rsidR="00F76D66" w:rsidRPr="00F76D66" w:rsidRDefault="00F76D66" w:rsidP="00F76D66">
      <w:pPr>
        <w:widowControl w:val="0"/>
        <w:pBdr>
          <w:top w:val="nil"/>
          <w:left w:val="nil"/>
          <w:bottom w:val="nil"/>
          <w:right w:val="nil"/>
          <w:between w:val="nil"/>
        </w:pBdr>
        <w:spacing w:before="279" w:line="242" w:lineRule="auto"/>
        <w:ind w:right="247"/>
        <w:rPr>
          <w:rFonts w:asciiTheme="minorBidi" w:eastAsia="Calibri" w:hAnsiTheme="minorBidi"/>
          <w:b/>
          <w:color w:val="000000"/>
          <w:sz w:val="28"/>
          <w:szCs w:val="28"/>
        </w:rPr>
      </w:pPr>
      <w:r w:rsidRPr="00C740DD">
        <w:rPr>
          <w:rFonts w:cstheme="minorHAnsi"/>
          <w:b/>
          <w:bCs/>
          <w:color w:val="7030A0"/>
          <w:sz w:val="32"/>
          <w:szCs w:val="32"/>
        </w:rPr>
        <w:lastRenderedPageBreak/>
        <w:t>C</w:t>
      </w:r>
    </w:p>
    <w:sectPr w:rsidR="00F76D66" w:rsidRPr="00F76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1" w15:restartNumberingAfterBreak="0">
    <w:nsid w:val="027F79F6"/>
    <w:multiLevelType w:val="hybridMultilevel"/>
    <w:tmpl w:val="12F21480"/>
    <w:lvl w:ilvl="0" w:tplc="68C82000">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B363B"/>
    <w:multiLevelType w:val="hybridMultilevel"/>
    <w:tmpl w:val="ACD05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A445A"/>
    <w:multiLevelType w:val="hybridMultilevel"/>
    <w:tmpl w:val="5168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B257C4"/>
    <w:multiLevelType w:val="multilevel"/>
    <w:tmpl w:val="AAA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60C6D"/>
    <w:multiLevelType w:val="hybridMultilevel"/>
    <w:tmpl w:val="CC58FDE2"/>
    <w:lvl w:ilvl="0" w:tplc="1C9AC77E">
      <w:start w:val="1"/>
      <w:numFmt w:val="decimal"/>
      <w:lvlText w:val="%1."/>
      <w:lvlJc w:val="left"/>
      <w:pPr>
        <w:ind w:left="720" w:hanging="360"/>
      </w:pPr>
      <w:rPr>
        <w:rFonts w:ascii="Calibri" w:hAnsi="Calibri" w:cs="Calibri" w:hint="default"/>
        <w:b/>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91DBF"/>
    <w:multiLevelType w:val="hybridMultilevel"/>
    <w:tmpl w:val="A3AEF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6A3AE7"/>
    <w:multiLevelType w:val="multilevel"/>
    <w:tmpl w:val="E1A8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617A4"/>
    <w:multiLevelType w:val="multilevel"/>
    <w:tmpl w:val="301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3" w15:restartNumberingAfterBreak="0">
    <w:nsid w:val="357A4F52"/>
    <w:multiLevelType w:val="hybridMultilevel"/>
    <w:tmpl w:val="FF3E812C"/>
    <w:lvl w:ilvl="0" w:tplc="56D0F83E">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197880"/>
    <w:multiLevelType w:val="hybridMultilevel"/>
    <w:tmpl w:val="01C400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9749D8"/>
    <w:multiLevelType w:val="hybridMultilevel"/>
    <w:tmpl w:val="5D2CC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AA7D5B"/>
    <w:multiLevelType w:val="hybridMultilevel"/>
    <w:tmpl w:val="C1C05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DC3C6A"/>
    <w:multiLevelType w:val="hybridMultilevel"/>
    <w:tmpl w:val="A4E45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971B93"/>
    <w:multiLevelType w:val="hybridMultilevel"/>
    <w:tmpl w:val="5456CF76"/>
    <w:lvl w:ilvl="0" w:tplc="A8DCB272">
      <w:start w:val="1"/>
      <w:numFmt w:val="bullet"/>
      <w:lvlText w:val=""/>
      <w:lvlJc w:val="left"/>
      <w:pPr>
        <w:ind w:left="475" w:hanging="360"/>
      </w:pPr>
      <w:rPr>
        <w:rFonts w:ascii="Calibri" w:eastAsia="Calibri" w:hAnsi="Calibri" w:cs="Calibri" w:hint="default"/>
      </w:rPr>
    </w:lvl>
    <w:lvl w:ilvl="1" w:tplc="04090003">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20" w15:restartNumberingAfterBreak="0">
    <w:nsid w:val="6390629C"/>
    <w:multiLevelType w:val="hybridMultilevel"/>
    <w:tmpl w:val="F348D8F2"/>
    <w:lvl w:ilvl="0" w:tplc="E5545F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3D74EF"/>
    <w:multiLevelType w:val="hybridMultilevel"/>
    <w:tmpl w:val="433472BE"/>
    <w:lvl w:ilvl="0" w:tplc="46EEA6BC">
      <w:start w:val="1"/>
      <w:numFmt w:val="lowerLetter"/>
      <w:lvlText w:val="%1."/>
      <w:lvlJc w:val="left"/>
      <w:pPr>
        <w:ind w:left="1440" w:hanging="360"/>
      </w:pPr>
      <w:rPr>
        <w:rFonts w:ascii="Calibri" w:eastAsia="Times New Roman" w:hAnsi="Calibri" w:cs="Calibri"/>
        <w:color w:val="00000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96A1FED"/>
    <w:multiLevelType w:val="multilevel"/>
    <w:tmpl w:val="E29C0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26" w15:restartNumberingAfterBreak="0">
    <w:nsid w:val="7EB002E5"/>
    <w:multiLevelType w:val="hybridMultilevel"/>
    <w:tmpl w:val="A3A800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4476055">
    <w:abstractNumId w:val="16"/>
  </w:num>
  <w:num w:numId="2" w16cid:durableId="2084833021">
    <w:abstractNumId w:val="19"/>
  </w:num>
  <w:num w:numId="3" w16cid:durableId="151070834">
    <w:abstractNumId w:val="7"/>
  </w:num>
  <w:num w:numId="4" w16cid:durableId="350226504">
    <w:abstractNumId w:val="20"/>
  </w:num>
  <w:num w:numId="5" w16cid:durableId="1209535438">
    <w:abstractNumId w:val="14"/>
  </w:num>
  <w:num w:numId="6" w16cid:durableId="2007593259">
    <w:abstractNumId w:val="26"/>
  </w:num>
  <w:num w:numId="7" w16cid:durableId="1573394805">
    <w:abstractNumId w:val="0"/>
  </w:num>
  <w:num w:numId="8" w16cid:durableId="1491403879">
    <w:abstractNumId w:val="25"/>
  </w:num>
  <w:num w:numId="9" w16cid:durableId="1432314684">
    <w:abstractNumId w:val="9"/>
  </w:num>
  <w:num w:numId="10" w16cid:durableId="223563967">
    <w:abstractNumId w:val="13"/>
  </w:num>
  <w:num w:numId="11" w16cid:durableId="403451938">
    <w:abstractNumId w:val="10"/>
  </w:num>
  <w:num w:numId="12" w16cid:durableId="272713454">
    <w:abstractNumId w:val="21"/>
  </w:num>
  <w:num w:numId="13" w16cid:durableId="1142314383">
    <w:abstractNumId w:val="4"/>
  </w:num>
  <w:num w:numId="14" w16cid:durableId="1311911025">
    <w:abstractNumId w:val="3"/>
  </w:num>
  <w:num w:numId="15" w16cid:durableId="1062174390">
    <w:abstractNumId w:val="23"/>
  </w:num>
  <w:num w:numId="16" w16cid:durableId="480973403">
    <w:abstractNumId w:val="2"/>
  </w:num>
  <w:num w:numId="17" w16cid:durableId="1121343916">
    <w:abstractNumId w:val="18"/>
  </w:num>
  <w:num w:numId="18" w16cid:durableId="1060641403">
    <w:abstractNumId w:val="6"/>
  </w:num>
  <w:num w:numId="19" w16cid:durableId="1160190648">
    <w:abstractNumId w:val="15"/>
  </w:num>
  <w:num w:numId="20" w16cid:durableId="1800755024">
    <w:abstractNumId w:val="17"/>
  </w:num>
  <w:num w:numId="21" w16cid:durableId="536238773">
    <w:abstractNumId w:val="11"/>
  </w:num>
  <w:num w:numId="22" w16cid:durableId="1132553410">
    <w:abstractNumId w:val="5"/>
  </w:num>
  <w:num w:numId="23" w16cid:durableId="1495143238">
    <w:abstractNumId w:val="24"/>
  </w:num>
  <w:num w:numId="24" w16cid:durableId="1519613341">
    <w:abstractNumId w:val="8"/>
  </w:num>
  <w:num w:numId="25" w16cid:durableId="1117411488">
    <w:abstractNumId w:val="1"/>
  </w:num>
  <w:num w:numId="26" w16cid:durableId="1106000966">
    <w:abstractNumId w:val="12"/>
  </w:num>
  <w:num w:numId="27" w16cid:durableId="1538543327">
    <w:abstractNumId w:val="22"/>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eMaria, Eric Joel">
    <w15:presenceInfo w15:providerId="AD" w15:userId="S::demariae18@ecu.edu::ed39a108-a00a-413e-b699-1e4ac311dd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05C8"/>
    <w:rsid w:val="000030D7"/>
    <w:rsid w:val="00017720"/>
    <w:rsid w:val="00021882"/>
    <w:rsid w:val="00067614"/>
    <w:rsid w:val="00077DC9"/>
    <w:rsid w:val="000839C2"/>
    <w:rsid w:val="00085AF3"/>
    <w:rsid w:val="00085B56"/>
    <w:rsid w:val="000A12B2"/>
    <w:rsid w:val="000B61AA"/>
    <w:rsid w:val="000C2809"/>
    <w:rsid w:val="000E090A"/>
    <w:rsid w:val="000E0AAA"/>
    <w:rsid w:val="000F5BD1"/>
    <w:rsid w:val="001165BF"/>
    <w:rsid w:val="00147BF9"/>
    <w:rsid w:val="00157355"/>
    <w:rsid w:val="00190411"/>
    <w:rsid w:val="0019080A"/>
    <w:rsid w:val="00193703"/>
    <w:rsid w:val="001A2C99"/>
    <w:rsid w:val="001A70D1"/>
    <w:rsid w:val="001C781B"/>
    <w:rsid w:val="001F3E1F"/>
    <w:rsid w:val="00200605"/>
    <w:rsid w:val="00210AB4"/>
    <w:rsid w:val="002150C1"/>
    <w:rsid w:val="00223744"/>
    <w:rsid w:val="00224499"/>
    <w:rsid w:val="002424A1"/>
    <w:rsid w:val="0024631E"/>
    <w:rsid w:val="0025588B"/>
    <w:rsid w:val="0026034A"/>
    <w:rsid w:val="002770BD"/>
    <w:rsid w:val="002C091B"/>
    <w:rsid w:val="002D32FC"/>
    <w:rsid w:val="002E0A66"/>
    <w:rsid w:val="002F7F08"/>
    <w:rsid w:val="00300845"/>
    <w:rsid w:val="00313D4A"/>
    <w:rsid w:val="003619C0"/>
    <w:rsid w:val="00374AEF"/>
    <w:rsid w:val="003814FE"/>
    <w:rsid w:val="003A549E"/>
    <w:rsid w:val="003B2396"/>
    <w:rsid w:val="003B6D9F"/>
    <w:rsid w:val="003D0E25"/>
    <w:rsid w:val="003D5F2C"/>
    <w:rsid w:val="003E141B"/>
    <w:rsid w:val="003E222B"/>
    <w:rsid w:val="003E317A"/>
    <w:rsid w:val="003E3F2B"/>
    <w:rsid w:val="003F47D1"/>
    <w:rsid w:val="0040362D"/>
    <w:rsid w:val="00407C02"/>
    <w:rsid w:val="0042772E"/>
    <w:rsid w:val="004424CB"/>
    <w:rsid w:val="0044371C"/>
    <w:rsid w:val="00452F6C"/>
    <w:rsid w:val="00463461"/>
    <w:rsid w:val="00463E8C"/>
    <w:rsid w:val="00470085"/>
    <w:rsid w:val="004A2778"/>
    <w:rsid w:val="004B3DCA"/>
    <w:rsid w:val="004B5A43"/>
    <w:rsid w:val="004B6358"/>
    <w:rsid w:val="004B6798"/>
    <w:rsid w:val="004D12B9"/>
    <w:rsid w:val="004E2F00"/>
    <w:rsid w:val="004E6E32"/>
    <w:rsid w:val="004F7D1F"/>
    <w:rsid w:val="005035BF"/>
    <w:rsid w:val="00513146"/>
    <w:rsid w:val="00540B87"/>
    <w:rsid w:val="00541032"/>
    <w:rsid w:val="00547300"/>
    <w:rsid w:val="00560B3C"/>
    <w:rsid w:val="0056116F"/>
    <w:rsid w:val="00561510"/>
    <w:rsid w:val="00561C85"/>
    <w:rsid w:val="00567AE9"/>
    <w:rsid w:val="00570407"/>
    <w:rsid w:val="00571A67"/>
    <w:rsid w:val="00572C15"/>
    <w:rsid w:val="005749F3"/>
    <w:rsid w:val="005801E4"/>
    <w:rsid w:val="005869AF"/>
    <w:rsid w:val="005A0335"/>
    <w:rsid w:val="005B587D"/>
    <w:rsid w:val="005D68BB"/>
    <w:rsid w:val="005E0758"/>
    <w:rsid w:val="00613053"/>
    <w:rsid w:val="00630CD5"/>
    <w:rsid w:val="0063297A"/>
    <w:rsid w:val="006336DD"/>
    <w:rsid w:val="00634677"/>
    <w:rsid w:val="00647283"/>
    <w:rsid w:val="00666D17"/>
    <w:rsid w:val="006731EC"/>
    <w:rsid w:val="0067375F"/>
    <w:rsid w:val="00677232"/>
    <w:rsid w:val="00685D52"/>
    <w:rsid w:val="006B29F8"/>
    <w:rsid w:val="006B2FC7"/>
    <w:rsid w:val="006B6539"/>
    <w:rsid w:val="006D3446"/>
    <w:rsid w:val="006F55D4"/>
    <w:rsid w:val="007073F8"/>
    <w:rsid w:val="00717DC4"/>
    <w:rsid w:val="007218E1"/>
    <w:rsid w:val="00733499"/>
    <w:rsid w:val="007336A3"/>
    <w:rsid w:val="00740207"/>
    <w:rsid w:val="00745B02"/>
    <w:rsid w:val="007576F6"/>
    <w:rsid w:val="0077224A"/>
    <w:rsid w:val="007B2367"/>
    <w:rsid w:val="007B4961"/>
    <w:rsid w:val="007B7C4E"/>
    <w:rsid w:val="007E7EB9"/>
    <w:rsid w:val="00805F19"/>
    <w:rsid w:val="00812D23"/>
    <w:rsid w:val="00815D12"/>
    <w:rsid w:val="00822235"/>
    <w:rsid w:val="008240E2"/>
    <w:rsid w:val="00825682"/>
    <w:rsid w:val="008425E3"/>
    <w:rsid w:val="00850EED"/>
    <w:rsid w:val="00863ED4"/>
    <w:rsid w:val="00883562"/>
    <w:rsid w:val="008A4BF4"/>
    <w:rsid w:val="008B0F66"/>
    <w:rsid w:val="008B13D4"/>
    <w:rsid w:val="008B438E"/>
    <w:rsid w:val="008C0C44"/>
    <w:rsid w:val="008C4597"/>
    <w:rsid w:val="008D4427"/>
    <w:rsid w:val="008E2DBB"/>
    <w:rsid w:val="008F0987"/>
    <w:rsid w:val="008F2E68"/>
    <w:rsid w:val="008F56C3"/>
    <w:rsid w:val="00931B51"/>
    <w:rsid w:val="00943843"/>
    <w:rsid w:val="00960DA5"/>
    <w:rsid w:val="00961819"/>
    <w:rsid w:val="00970761"/>
    <w:rsid w:val="0097362C"/>
    <w:rsid w:val="009741CC"/>
    <w:rsid w:val="009C2BEE"/>
    <w:rsid w:val="009D2BA8"/>
    <w:rsid w:val="009E33D7"/>
    <w:rsid w:val="009E3FCF"/>
    <w:rsid w:val="00A0133B"/>
    <w:rsid w:val="00A05CDF"/>
    <w:rsid w:val="00A20C99"/>
    <w:rsid w:val="00A236AE"/>
    <w:rsid w:val="00A318BB"/>
    <w:rsid w:val="00A60388"/>
    <w:rsid w:val="00A9324C"/>
    <w:rsid w:val="00AC0DB3"/>
    <w:rsid w:val="00AE0543"/>
    <w:rsid w:val="00AF18F7"/>
    <w:rsid w:val="00B0045B"/>
    <w:rsid w:val="00B004CF"/>
    <w:rsid w:val="00B269F8"/>
    <w:rsid w:val="00B33E05"/>
    <w:rsid w:val="00B3765E"/>
    <w:rsid w:val="00B668F9"/>
    <w:rsid w:val="00B846C5"/>
    <w:rsid w:val="00B9197F"/>
    <w:rsid w:val="00B91E18"/>
    <w:rsid w:val="00B92BC1"/>
    <w:rsid w:val="00B93ADA"/>
    <w:rsid w:val="00B9637F"/>
    <w:rsid w:val="00B96F9E"/>
    <w:rsid w:val="00B97579"/>
    <w:rsid w:val="00BA3E0A"/>
    <w:rsid w:val="00BF6A84"/>
    <w:rsid w:val="00C07016"/>
    <w:rsid w:val="00C240B8"/>
    <w:rsid w:val="00C30DC7"/>
    <w:rsid w:val="00C31439"/>
    <w:rsid w:val="00C8083B"/>
    <w:rsid w:val="00C8124C"/>
    <w:rsid w:val="00C82AD2"/>
    <w:rsid w:val="00C86849"/>
    <w:rsid w:val="00CA6048"/>
    <w:rsid w:val="00CB091A"/>
    <w:rsid w:val="00CB64FA"/>
    <w:rsid w:val="00CD0E64"/>
    <w:rsid w:val="00CF3B97"/>
    <w:rsid w:val="00D1620C"/>
    <w:rsid w:val="00D23F14"/>
    <w:rsid w:val="00D43562"/>
    <w:rsid w:val="00D63040"/>
    <w:rsid w:val="00D72216"/>
    <w:rsid w:val="00D819BD"/>
    <w:rsid w:val="00D8515E"/>
    <w:rsid w:val="00DB0268"/>
    <w:rsid w:val="00DB4BB0"/>
    <w:rsid w:val="00DC38BD"/>
    <w:rsid w:val="00DC66C8"/>
    <w:rsid w:val="00DC7A87"/>
    <w:rsid w:val="00DE5705"/>
    <w:rsid w:val="00DF01FE"/>
    <w:rsid w:val="00DF126F"/>
    <w:rsid w:val="00DF5B90"/>
    <w:rsid w:val="00E5496F"/>
    <w:rsid w:val="00E642D8"/>
    <w:rsid w:val="00E65264"/>
    <w:rsid w:val="00E85643"/>
    <w:rsid w:val="00EB1638"/>
    <w:rsid w:val="00EB6580"/>
    <w:rsid w:val="00EC09F8"/>
    <w:rsid w:val="00EC0B1A"/>
    <w:rsid w:val="00ED5069"/>
    <w:rsid w:val="00ED6F02"/>
    <w:rsid w:val="00ED726B"/>
    <w:rsid w:val="00EE6C6E"/>
    <w:rsid w:val="00F01980"/>
    <w:rsid w:val="00F03537"/>
    <w:rsid w:val="00F0481C"/>
    <w:rsid w:val="00F14738"/>
    <w:rsid w:val="00F26C03"/>
    <w:rsid w:val="00F35F2E"/>
    <w:rsid w:val="00F376AC"/>
    <w:rsid w:val="00F42D95"/>
    <w:rsid w:val="00F476B3"/>
    <w:rsid w:val="00F6671D"/>
    <w:rsid w:val="00F668A3"/>
    <w:rsid w:val="00F6693F"/>
    <w:rsid w:val="00F72CB3"/>
    <w:rsid w:val="00F75A22"/>
    <w:rsid w:val="00F76D66"/>
    <w:rsid w:val="00F76E8B"/>
    <w:rsid w:val="00F800CF"/>
    <w:rsid w:val="00F81CE9"/>
    <w:rsid w:val="00F82D14"/>
    <w:rsid w:val="00F87C3E"/>
    <w:rsid w:val="00FB529F"/>
    <w:rsid w:val="00FC1CFB"/>
    <w:rsid w:val="00FC4EFC"/>
    <w:rsid w:val="00FD36CF"/>
    <w:rsid w:val="00FD6180"/>
    <w:rsid w:val="00FE233C"/>
    <w:rsid w:val="00FE6B68"/>
    <w:rsid w:val="00FE7435"/>
    <w:rsid w:val="00FF0CA7"/>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E6B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Heading3Char">
    <w:name w:val="Heading 3 Char"/>
    <w:basedOn w:val="DefaultParagraphFont"/>
    <w:link w:val="Heading3"/>
    <w:uiPriority w:val="9"/>
    <w:rsid w:val="00FE6B68"/>
    <w:rPr>
      <w:rFonts w:ascii="Times New Roman" w:eastAsia="Times New Roman" w:hAnsi="Times New Roman" w:cs="Times New Roman"/>
      <w:b/>
      <w:bCs/>
      <w:sz w:val="27"/>
      <w:szCs w:val="27"/>
    </w:rPr>
  </w:style>
  <w:style w:type="paragraph" w:styleId="Revision">
    <w:name w:val="Revision"/>
    <w:hidden/>
    <w:uiPriority w:val="99"/>
    <w:semiHidden/>
    <w:rsid w:val="00B004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1237</Words>
  <Characters>7056</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DeMaria, Eric Joel</cp:lastModifiedBy>
  <cp:revision>2</cp:revision>
  <dcterms:created xsi:type="dcterms:W3CDTF">2024-07-30T13:51:00Z</dcterms:created>
  <dcterms:modified xsi:type="dcterms:W3CDTF">2024-07-30T13:51:00Z</dcterms:modified>
</cp:coreProperties>
</file>